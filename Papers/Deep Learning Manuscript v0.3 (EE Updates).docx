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6B59F" w14:textId="0ADB7B4A" w:rsidR="009B39EF" w:rsidRPr="0037111B" w:rsidRDefault="0025679F" w:rsidP="00D1249B">
      <w:pPr>
        <w:pStyle w:val="Title"/>
      </w:pPr>
      <w:r w:rsidRPr="0037111B">
        <w:t>Classi</w:t>
      </w:r>
      <w:r w:rsidR="00160F56" w:rsidRPr="0037111B">
        <w:t xml:space="preserve">fication of </w:t>
      </w:r>
      <w:r w:rsidR="00EF68FB" w:rsidRPr="0037111B">
        <w:t xml:space="preserve">Microstructural </w:t>
      </w:r>
      <w:r w:rsidR="00160F56" w:rsidRPr="0037111B">
        <w:t xml:space="preserve">Defects in </w:t>
      </w:r>
      <w:r w:rsidR="009B39EF" w:rsidRPr="0037111B">
        <w:t xml:space="preserve">Selective Laser Melted </w:t>
      </w:r>
      <w:r w:rsidR="00ED1567" w:rsidRPr="0037111B">
        <w:t xml:space="preserve">Inconel </w:t>
      </w:r>
      <w:r w:rsidR="00160F56" w:rsidRPr="0037111B">
        <w:t xml:space="preserve">713C </w:t>
      </w:r>
      <w:r w:rsidR="009B39EF" w:rsidRPr="0037111B">
        <w:t xml:space="preserve">alloy using </w:t>
      </w:r>
      <w:r w:rsidR="001C16D1" w:rsidRPr="0037111B">
        <w:t>Convolutional Neural Networks</w:t>
      </w:r>
    </w:p>
    <w:p w14:paraId="7E511CCB" w14:textId="7F9E0805" w:rsidR="009B39EF" w:rsidRPr="0037111B" w:rsidRDefault="009B39EF" w:rsidP="0092641B">
      <w:pPr>
        <w:jc w:val="both"/>
      </w:pPr>
      <w:r w:rsidRPr="0037111B">
        <w:t>Ethan L. Edmunds</w:t>
      </w:r>
      <w:r w:rsidR="00B2216B" w:rsidRPr="0037111B">
        <w:t xml:space="preserve"> and</w:t>
      </w:r>
      <w:r w:rsidRPr="0037111B">
        <w:t xml:space="preserve"> Meurig Thoma</w:t>
      </w:r>
      <w:r w:rsidR="00B2216B" w:rsidRPr="0037111B">
        <w:t>s*</w:t>
      </w:r>
    </w:p>
    <w:p w14:paraId="18342731" w14:textId="7925AA86" w:rsidR="0066172C" w:rsidRPr="0037111B" w:rsidRDefault="0066172C" w:rsidP="007F32FC">
      <w:r w:rsidRPr="0037111B">
        <w:t>Interdisciplinary Programmes in Engineering, University of Sheffield, Mappin Street, Sheffield, S1 3JD, United Kingdom</w:t>
      </w:r>
    </w:p>
    <w:p w14:paraId="23D0353B" w14:textId="2DA61694" w:rsidR="0066172C" w:rsidRPr="0037111B" w:rsidRDefault="0066172C" w:rsidP="0092641B">
      <w:pPr>
        <w:jc w:val="both"/>
      </w:pPr>
      <w:r w:rsidRPr="0037111B">
        <w:t>*Corresponding Author (</w:t>
      </w:r>
      <w:hyperlink r:id="rId8" w:history="1">
        <w:r w:rsidRPr="0037111B">
          <w:rPr>
            <w:rStyle w:val="Hyperlink"/>
          </w:rPr>
          <w:t>meurig.thomas@sheffield.ac.uk</w:t>
        </w:r>
      </w:hyperlink>
      <w:r w:rsidRPr="0037111B">
        <w:t>)</w:t>
      </w:r>
    </w:p>
    <w:p w14:paraId="6AE85DFF" w14:textId="14E52EA9" w:rsidR="0066172C" w:rsidRPr="0037111B" w:rsidRDefault="0066172C" w:rsidP="0092641B">
      <w:pPr>
        <w:jc w:val="both"/>
        <w:rPr>
          <w:b/>
          <w:bCs/>
        </w:rPr>
      </w:pPr>
      <w:r w:rsidRPr="0037111B">
        <w:rPr>
          <w:b/>
          <w:bCs/>
        </w:rPr>
        <w:t>Abstract</w:t>
      </w:r>
    </w:p>
    <w:p w14:paraId="1BF503F9" w14:textId="753E67E8" w:rsidR="004D183C" w:rsidRPr="0037111B" w:rsidRDefault="00431AB6" w:rsidP="0092641B">
      <w:pPr>
        <w:jc w:val="both"/>
      </w:pPr>
      <w:r w:rsidRPr="0037111B">
        <w:t>Microstru</w:t>
      </w:r>
      <w:r w:rsidR="00AF77A6" w:rsidRPr="0037111B">
        <w:t>ctural defects</w:t>
      </w:r>
      <w:r w:rsidR="00DF04F4" w:rsidRPr="0037111B">
        <w:t xml:space="preserve"> are commonly found in additively manufactured </w:t>
      </w:r>
      <w:r w:rsidR="000767EF" w:rsidRPr="0037111B">
        <w:t xml:space="preserve">materials and can have significant effects on the material’s bulk </w:t>
      </w:r>
      <w:r w:rsidR="0012073C" w:rsidRPr="0037111B">
        <w:t>properties. This</w:t>
      </w:r>
      <w:r w:rsidR="006F6943" w:rsidRPr="0037111B">
        <w:t xml:space="preserve"> </w:t>
      </w:r>
      <w:r w:rsidR="001804CD" w:rsidRPr="0037111B">
        <w:t>warrants d</w:t>
      </w:r>
      <w:r w:rsidR="002567B1" w:rsidRPr="0037111B">
        <w:t>efect</w:t>
      </w:r>
      <w:r w:rsidR="006F6943" w:rsidRPr="0037111B">
        <w:t xml:space="preserve"> detection and classification </w:t>
      </w:r>
      <w:r w:rsidR="00BC1B8F" w:rsidRPr="0037111B">
        <w:t>during microstructural evaluation</w:t>
      </w:r>
      <w:r w:rsidR="006F6943" w:rsidRPr="0037111B">
        <w:t xml:space="preserve">, which is often laborious, costly, and can yield sub-optimal results if done </w:t>
      </w:r>
      <w:r w:rsidR="0012073C" w:rsidRPr="0037111B">
        <w:t>manually. Previous</w:t>
      </w:r>
      <w:r w:rsidR="00542441" w:rsidRPr="0037111B">
        <w:t xml:space="preserve"> </w:t>
      </w:r>
      <w:r w:rsidR="009764E5" w:rsidRPr="0037111B">
        <w:t>attempts to facilitate</w:t>
      </w:r>
      <w:r w:rsidR="00EC34F2" w:rsidRPr="0037111B">
        <w:t xml:space="preserve"> automated</w:t>
      </w:r>
      <w:r w:rsidR="00542441" w:rsidRPr="0037111B">
        <w:t xml:space="preserve"> classification</w:t>
      </w:r>
      <w:r w:rsidR="00AA0CEE" w:rsidRPr="0037111B">
        <w:t xml:space="preserve"> in </w:t>
      </w:r>
      <w:r w:rsidR="000721C3" w:rsidRPr="0037111B">
        <w:t xml:space="preserve">additively manufactured </w:t>
      </w:r>
      <w:r w:rsidR="00AA0CEE" w:rsidRPr="0037111B">
        <w:t>nickel-alloys</w:t>
      </w:r>
      <w:r w:rsidR="00542441" w:rsidRPr="0037111B">
        <w:t xml:space="preserve"> have used supervised machine learning methods, such as </w:t>
      </w:r>
      <w:r w:rsidR="00096C63" w:rsidRPr="0037111B">
        <w:t xml:space="preserve">kth-nearest neighbour classification and decision </w:t>
      </w:r>
      <w:r w:rsidR="0012073C" w:rsidRPr="0037111B">
        <w:t>trees. This</w:t>
      </w:r>
      <w:r w:rsidR="004D183C" w:rsidRPr="0037111B">
        <w:t xml:space="preserve"> study proposes and evaluates the use of</w:t>
      </w:r>
      <w:r w:rsidR="00D37CFF" w:rsidRPr="0037111B">
        <w:t xml:space="preserve"> convolutional neural networks for microstructural defect classification </w:t>
      </w:r>
      <w:r w:rsidR="000721C3" w:rsidRPr="0037111B">
        <w:t>in</w:t>
      </w:r>
      <w:r w:rsidR="00D37CFF" w:rsidRPr="0037111B">
        <w:t xml:space="preserve"> selective laser melted Inconel 713C samples.</w:t>
      </w:r>
      <w:r w:rsidR="004D183C" w:rsidRPr="0037111B">
        <w:t xml:space="preserve"> </w:t>
      </w:r>
      <w:r w:rsidR="00A67094" w:rsidRPr="0037111B">
        <w:t>It outlines the process used to create</w:t>
      </w:r>
      <w:r w:rsidR="00E177D3" w:rsidRPr="0037111B">
        <w:t xml:space="preserve">, </w:t>
      </w:r>
      <w:r w:rsidR="00A67094" w:rsidRPr="0037111B">
        <w:t xml:space="preserve">augment </w:t>
      </w:r>
      <w:r w:rsidR="00E177D3" w:rsidRPr="0037111B">
        <w:t xml:space="preserve">and expand </w:t>
      </w:r>
      <w:r w:rsidR="00A67094" w:rsidRPr="0037111B">
        <w:t>the dataset, as well a</w:t>
      </w:r>
      <w:r w:rsidR="00882F1D" w:rsidRPr="0037111B">
        <w:t>s</w:t>
      </w:r>
      <w:r w:rsidR="00A67094" w:rsidRPr="0037111B">
        <w:t xml:space="preserve"> hyperparameter</w:t>
      </w:r>
      <w:r w:rsidR="00882F1D" w:rsidRPr="0037111B">
        <w:t xml:space="preserve"> selection</w:t>
      </w:r>
      <w:r w:rsidR="00A67094" w:rsidRPr="0037111B">
        <w:t xml:space="preserve"> </w:t>
      </w:r>
      <w:r w:rsidR="00967E85" w:rsidRPr="0037111B">
        <w:t>for</w:t>
      </w:r>
      <w:r w:rsidR="00A67094" w:rsidRPr="0037111B">
        <w:t xml:space="preserve"> the neural network</w:t>
      </w:r>
      <w:r w:rsidR="00967E85" w:rsidRPr="0037111B">
        <w:t xml:space="preserve"> architecture to </w:t>
      </w:r>
      <w:r w:rsidR="00E926B2" w:rsidRPr="0037111B">
        <w:t>yield</w:t>
      </w:r>
      <w:r w:rsidR="00A67094" w:rsidRPr="0037111B">
        <w:t xml:space="preserve"> optimal classification performance.</w:t>
      </w:r>
    </w:p>
    <w:p w14:paraId="1EBE8FE6" w14:textId="4DE8886D" w:rsidR="00BC1B8F" w:rsidRPr="0037111B" w:rsidRDefault="004B4C07" w:rsidP="0092641B">
      <w:pPr>
        <w:jc w:val="both"/>
      </w:pPr>
      <w:r w:rsidRPr="0037111B">
        <w:rPr>
          <w:b/>
          <w:bCs/>
        </w:rPr>
        <w:t xml:space="preserve">Keywords: </w:t>
      </w:r>
      <w:r w:rsidRPr="0037111B">
        <w:t xml:space="preserve">Additive Manufacturing; Nickel Alloys; </w:t>
      </w:r>
      <w:r w:rsidR="00795244" w:rsidRPr="0037111B">
        <w:t>Microstructural</w:t>
      </w:r>
      <w:r w:rsidR="00DD43DA" w:rsidRPr="0037111B">
        <w:t xml:space="preserve"> </w:t>
      </w:r>
      <w:r w:rsidRPr="0037111B">
        <w:t>Defects; Machine Learning; Deep Learning</w:t>
      </w:r>
    </w:p>
    <w:p w14:paraId="489E4252" w14:textId="3BAB10CE" w:rsidR="0012073C" w:rsidRPr="0037111B" w:rsidRDefault="00146EFF" w:rsidP="0092641B">
      <w:pPr>
        <w:jc w:val="both"/>
        <w:rPr>
          <w:b/>
          <w:bCs/>
        </w:rPr>
      </w:pPr>
      <w:r w:rsidRPr="0037111B">
        <w:rPr>
          <w:b/>
          <w:bCs/>
        </w:rPr>
        <w:t xml:space="preserve">1. </w:t>
      </w:r>
      <w:r w:rsidR="0012073C" w:rsidRPr="0037111B">
        <w:rPr>
          <w:b/>
          <w:bCs/>
        </w:rPr>
        <w:t>Introduction</w:t>
      </w:r>
    </w:p>
    <w:p w14:paraId="7CEFF9DE" w14:textId="2FBF3CFC" w:rsidR="006B08F4" w:rsidRPr="0037111B" w:rsidRDefault="005D7EBE" w:rsidP="0092641B">
      <w:pPr>
        <w:jc w:val="both"/>
      </w:pPr>
      <w:r w:rsidRPr="0037111B">
        <w:t>Additive manufacturing</w:t>
      </w:r>
      <w:r w:rsidR="00884835" w:rsidRPr="0037111B">
        <w:t xml:space="preserve"> (AM)</w:t>
      </w:r>
      <w:r w:rsidRPr="0037111B">
        <w:t xml:space="preserve"> </w:t>
      </w:r>
      <w:r w:rsidR="00373C62" w:rsidRPr="0037111B">
        <w:t xml:space="preserve">is a class of manufacturing processes, that enables </w:t>
      </w:r>
      <w:r w:rsidR="00426371" w:rsidRPr="0037111B">
        <w:t>the creation of components, layer-by-layer</w:t>
      </w:r>
      <w:r w:rsidR="009A220C" w:rsidRPr="0037111B">
        <w:t xml:space="preserve"> using a high-energy heat source</w:t>
      </w:r>
      <w:r w:rsidR="00426371" w:rsidRPr="0037111B">
        <w:t>, from three-dimensional models.</w:t>
      </w:r>
      <w:r w:rsidR="009E4C87" w:rsidRPr="0037111B">
        <w:t xml:space="preserve"> </w:t>
      </w:r>
      <w:r w:rsidR="0054384D" w:rsidRPr="0037111B">
        <w:t>The c</w:t>
      </w:r>
      <w:r w:rsidR="00EE4559" w:rsidRPr="0037111B">
        <w:t xml:space="preserve">haracteristics of </w:t>
      </w:r>
      <w:r w:rsidR="0054384D" w:rsidRPr="0037111B">
        <w:t xml:space="preserve">AM </w:t>
      </w:r>
      <w:r w:rsidR="00EE4559" w:rsidRPr="0037111B">
        <w:t xml:space="preserve">lead to various advantages when compared to </w:t>
      </w:r>
      <w:r w:rsidR="005D3566" w:rsidRPr="0037111B">
        <w:t>traditional manufacturing processes</w:t>
      </w:r>
      <w:r w:rsidR="00B17573" w:rsidRPr="0037111B">
        <w:t xml:space="preserve">. </w:t>
      </w:r>
      <w:r w:rsidR="006B6139" w:rsidRPr="0037111B">
        <w:t>For instance, AM enables the production of intricately complex parts with enhanced design flexibility, optimi</w:t>
      </w:r>
      <w:r w:rsidR="00BB0A32" w:rsidRPr="0037111B">
        <w:t>s</w:t>
      </w:r>
      <w:r w:rsidR="006B6139" w:rsidRPr="0037111B">
        <w:t xml:space="preserve">es structural topology to improve mechanical properties, consolidates multiple components into single units to reduce weight and cost, and </w:t>
      </w:r>
      <w:r w:rsidR="006B6139" w:rsidRPr="0037111B">
        <w:lastRenderedPageBreak/>
        <w:t xml:space="preserve">supports on-demand production, collectively enhancing efficiency, cost-effectiveness, and environmental sustainability </w:t>
      </w:r>
      <w:r w:rsidR="00D155DC" w:rsidRPr="0037111B">
        <w:fldChar w:fldCharType="begin"/>
      </w:r>
      <w:r w:rsidR="006F0CFC">
        <w:instrText xml:space="preserve"> ADDIN ZOTERO_ITEM CSL_CITATION {"citationID":"In6x1UlX","properties":{"formattedCitation":"(1\\uc0\\u8211{}3)","plainCitation":"(1–3)","noteIndex":0},"citationItems":[{"id":234,"uris":["http://zotero.org/groups/5501489/items/KPCLF8G6"],"itemData":{"id":234,"type":"article-journal","container-title":"The Bone &amp; Joint Journal","DOI":"10.1302/0301-620X.100B4.BJJ-2017-0662.R2","issue":"4","page":"455-460","title":"Additive manufacturing: current concepts, future trends","volume":"100-B","author":[{"family":"Mumith","given":"A."},{"family":"Thomas","given":"M."},{"family":"Shah","given":"Z."},{"family":"Coathup","given":"M."},{"family":"Blunn","given":"G."}],"issued":{"date-parts":[["2018"]]}}},{"id":235,"uris":["http://zotero.org/groups/5501489/items/THMLEK3W"],"itemData":{"id":235,"type":"article-journal","abstract":"Additive Manufacturing (AM) is a well-known technology, first patented in 1984 by the French scientist Alain Le Mehaute [...]","container-title":"Technologies","DOI":"10.3390/technologies5030058","ISSN":"2227-7080","issue":"3","title":"Special Issue on “Additive Manufacturing Technologies and Applications”","URL":"https://www.mdpi.com/2227-7080/5/3/58","volume":"5","author":[{"family":"Brischetto","given":"Salvatore"},{"family":"Maggiore","given":"Paolo"},{"family":"Ferro","given":"Carlo Giovanni"}],"issued":{"date-parts":[["2017"]]}}},{"id":236,"uris":["http://zotero.org/groups/5501489/items/E2UAD5MA"],"itemData":{"id":236,"type":"article-journal","abstract":"Topology optimization was developed as an advanced structural design methodology to generate innovative lightweight and high-performance configurations that are difficult to obtain with conventional ideas. Additive manufacturing is an advanced manufacturing technique building as-designed structures via layer-by-layer joining material, providing an alternative pattern for complex components. The integration of topology optimization and additive manufacturing can make the most of their advantages and potentials, and has wide application prospects in modern manufacturing. This article reviews the main content and applications of the research on the integration of topology optimization and additive manufacturing in recent years, including multi-scale or hierarchical structural optimization design and topology optimization considering additive manufacturing constraints. Meanwhile, some challenges of structural design approaches for additive manufacturing are discussed, such as the performance characterization and scale effects of additively manufactured lattice structures, the anisotropy and fatigue performance of additively manufactured material, and additively manufactured functionally graded material issues, etc. It is shown that in the research of topology optimization for additive manufacturing, the integration of material, structure, process and performance is important to pursue high-performance, multi-functional and lightweight production. This article provides a reference for further related research and aerospace applications.","container-title":"Chinese Journal of Aeronautics","DOI":"https://doi.org/10.1016/j.cja.2020.09.020","ISSN":"1000-9361","issue":"1","page":"91-110","title":"A review of topology optimization for additive manufacturing: Status and challenges","volume":"34","author":[{"family":"ZHU","given":"Jihong"},{"family":"ZHOU","given":"Han"},{"family":"WANG","given":"Chuang"},{"family":"ZHOU","given":"Lu"},{"family":"YUAN","given":"Shangqin"},{"family":"ZHANG","given":"Weihong"}],"issued":{"date-parts":[["2021"]]}}}],"schema":"https://github.com/citation-style-language/schema/raw/master/csl-citation.json"} </w:instrText>
      </w:r>
      <w:r w:rsidR="00D155DC" w:rsidRPr="0037111B">
        <w:fldChar w:fldCharType="separate"/>
      </w:r>
      <w:r w:rsidR="006F0CFC" w:rsidRPr="006F0CFC">
        <w:t>(1–3)</w:t>
      </w:r>
      <w:r w:rsidR="00D155DC" w:rsidRPr="0037111B">
        <w:fldChar w:fldCharType="end"/>
      </w:r>
      <w:r w:rsidR="005D3566" w:rsidRPr="0037111B">
        <w:t>.</w:t>
      </w:r>
      <w:r w:rsidR="00F14FF2" w:rsidRPr="0037111B">
        <w:t xml:space="preserve"> </w:t>
      </w:r>
      <w:r w:rsidR="00266EE7" w:rsidRPr="0037111B">
        <w:t xml:space="preserve">While these advantages are significant, further exploration is needed to deepen our understanding of the 'process-microstructure-property' relationship in </w:t>
      </w:r>
      <w:r w:rsidR="00185B2D" w:rsidRPr="0037111B">
        <w:t>AM</w:t>
      </w:r>
      <w:r w:rsidR="00266EE7" w:rsidRPr="0037111B">
        <w:t>, which would enhance the design and optimi</w:t>
      </w:r>
      <w:r w:rsidR="00185B2D" w:rsidRPr="0037111B">
        <w:t>s</w:t>
      </w:r>
      <w:r w:rsidR="00266EE7" w:rsidRPr="0037111B">
        <w:t>ation of materials and manufacturing processes</w:t>
      </w:r>
      <w:r w:rsidR="00185B2D" w:rsidRPr="0037111B">
        <w:t xml:space="preserve"> </w:t>
      </w:r>
      <w:r w:rsidR="00430EA4" w:rsidRPr="0037111B">
        <w:fldChar w:fldCharType="begin"/>
      </w:r>
      <w:r w:rsidR="00DC1B3C">
        <w:instrText xml:space="preserve"> ADDIN ZOTERO_ITEM CSL_CITATION {"citationID":"VY6vqBMv","properties":{"formattedCitation":"(4)","plainCitation":"(4)","noteIndex":0},"citationItems":[{"id":240,"uris":["http://zotero.org/groups/5501489/items/E3ZR78P4"],"itemData":{"id":240,"type":"article-journal","container-title":"IISE Transactions","DOI":"10.1080/24725854.2017.1417656","issue":"5","note":"publisher: Taylor &amp; Francis\n_eprint: https://doi.org/10.1080/24725854.2017.1417656","page":"437–455","title":"In-situ monitoring of melt pool images for porosity prediction in directed energy deposition processes","volume":"51","author":[{"family":"Mojtaba Khanzadeh","given":"Mohammad Marufuzzaman","suffix":"Sudipta Chowdhury, Mark A. Tschopp, Haley R. Doude"},{"family":"Bian","given":"Linkan"}],"issued":{"date-parts":[["2019"]]}}}],"schema":"https://github.com/citation-style-language/schema/raw/master/csl-citation.json"} </w:instrText>
      </w:r>
      <w:r w:rsidR="00430EA4" w:rsidRPr="0037111B">
        <w:fldChar w:fldCharType="separate"/>
      </w:r>
      <w:r w:rsidR="00DC1B3C" w:rsidRPr="00DC1B3C">
        <w:t>(4)</w:t>
      </w:r>
      <w:r w:rsidR="00430EA4" w:rsidRPr="0037111B">
        <w:fldChar w:fldCharType="end"/>
      </w:r>
      <w:r w:rsidR="003A6E2E" w:rsidRPr="0037111B">
        <w:t xml:space="preserve">. </w:t>
      </w:r>
      <w:r w:rsidR="00315B8B" w:rsidRPr="0037111B">
        <w:t>In particular</w:t>
      </w:r>
      <w:r w:rsidR="003A6E2E" w:rsidRPr="0037111B">
        <w:t xml:space="preserve">, components produced using AM methods are typically prone to the presence of microstructural defects, </w:t>
      </w:r>
      <w:r w:rsidR="003104F4" w:rsidRPr="0037111B">
        <w:t xml:space="preserve">such as </w:t>
      </w:r>
      <w:r w:rsidR="00CD1CE4" w:rsidRPr="0037111B">
        <w:t>lack of fusion defects</w:t>
      </w:r>
      <w:r w:rsidR="003104F4" w:rsidRPr="0037111B">
        <w:t>,</w:t>
      </w:r>
      <w:r w:rsidR="00CD1CE4" w:rsidRPr="0037111B">
        <w:t xml:space="preserve"> gas porosities, solidification cracking and keyhole collapses,</w:t>
      </w:r>
      <w:r w:rsidR="003104F4" w:rsidRPr="0037111B">
        <w:t xml:space="preserve"> </w:t>
      </w:r>
      <w:r w:rsidR="003A6E2E" w:rsidRPr="0037111B">
        <w:t xml:space="preserve">which pose risks in structural applications, especially </w:t>
      </w:r>
      <w:r w:rsidR="00AE3D48" w:rsidRPr="0037111B">
        <w:t xml:space="preserve">when </w:t>
      </w:r>
      <w:r w:rsidR="003A6E2E" w:rsidRPr="0037111B">
        <w:t xml:space="preserve">under cyclic loading conditions </w:t>
      </w:r>
      <w:r w:rsidR="00F074FB" w:rsidRPr="0037111B">
        <w:fldChar w:fldCharType="begin"/>
      </w:r>
      <w:r w:rsidR="00DC1B3C">
        <w:instrText xml:space="preserve"> ADDIN ZOTERO_ITEM CSL_CITATION {"citationID":"LbO3J9ke","properties":{"formattedCitation":"(5,6)","plainCitation":"(5,6)","noteIndex":0},"citationItems":[{"id":237,"uris":["http://zotero.org/groups/5501489/items/4NSEJRZD"],"itemData":{"id":237,"type":"article-journal","abstract":"Additive Manufacturing (AM) applications are poised to rapidly expand in aviation, driven by a significant number of business and technical benefits that have been extensively discussed in the media. Due to its inherent flexibility, AM is being considered for a variety of application domains that span new parts, repairs and aftermarket. At the same time, a number of implementation challenges have been identified by multiple researchers and organizations, including the complexity of manufacturing process controls, the questionable applicability of conventional NDI (non-destructive inspection) methods and the lack of industry standards and design allowables, etc. These technical challenges are further exacerbated by the current lack of field experience with AM components as well as limited full-scale production experience, at least in commercial aviation applications. Analysis of historical lessons learned for introduction of new material technologies suggests that appropriate application of fracture mechanics-based damage tolerance (DT) principles can offer an effective risk mitigation mechanism against the inherent material flaws, as well as manufacturing and service-induced defects. This paper outlines an assessment framework for AM parts based on the combination of zoning considerations and probabilistic fracture mechanics. The proposed methodology is discussed in the context of a “system-level” approach to structural integrity of AM components, and is compared and contrasted with established risk mitigation frameworks for other material systems, such as the use of casting factors for cast aircraft components, or probabilistic life prediction systems for powder metallurgy (PM) turbine engine components. Potential implications for regulatory guidance and certification, including linkage between the DT criteria and levels of parts criticality are briefly discussed as well.","container-title":"International Journal of Fatigue","DOI":"https://doi.org/10.1016/j.ijfatigue.2016.07.005","ISSN":"0142-1123","page":"168-177","title":"Additive manufacturing in the context of structural integrity","volume":"94","author":[{"family":"Gorelik","given":"Michael"}],"issued":{"date-parts":[["2017"]]}}},{"id":239,"uris":["http://zotero.org/groups/5501489/items/4U2JFHKA"],"itemData":{"id":239,"type":"article-journal","abstract":"The formation of defects within additive-manufactured (AM) components is a major concern for critical structural and cyclic load applications. Thus, understanding the mechanisms of defect formation in fusion-based processes is important for prescribing the appropriate process parameters specific to the alloy system and selected processing technique. This article discusses the formation of defects within metal additive manufacturing, namely fusion-based processes and solid-state/sintering processes. Defects observed in fusion-based processes include lack of fusion, keyhole collapse, gas porosity, solidification cracking, solid-state cracking, and surface-connected porosity. The types of defects in solid-state/sintering processes are sintering porosity and improper binder burnout. The article also discusses defect-mitigation strategies, such as postprocess machining, surface treatment, and postprocessing HIP, to eliminate defects detrimental to properties from the as-built condition. The use of noncontact thermal, optical, and ultrasound techniques for inspecting AM components are also considered. The final section summarizes the knowledge gap in our understanding of the defects observed within AM components.","container-title":"Journal of Materials Engineering and Performance","DOI":"10.1007/s11665-021-05919-6","ISSN":"1544-1024","issue":"7","journalAbbreviation":"Journal of Materials Engineering and Performance","page":"4808-4818","title":"Defects in Metal Additive Manufacturing Processes","volume":"30","author":[{"family":"Brennan","given":"M. C."},{"family":"Keist","given":"J. S."},{"family":"Palmer","given":"T. A."}],"issued":{"date-parts":[["2021",7,1]]}}}],"schema":"https://github.com/citation-style-language/schema/raw/master/csl-citation.json"} </w:instrText>
      </w:r>
      <w:r w:rsidR="00F074FB" w:rsidRPr="0037111B">
        <w:fldChar w:fldCharType="separate"/>
      </w:r>
      <w:r w:rsidR="00DC1B3C" w:rsidRPr="00DC1B3C">
        <w:t>(5,6)</w:t>
      </w:r>
      <w:r w:rsidR="00F074FB" w:rsidRPr="0037111B">
        <w:fldChar w:fldCharType="end"/>
      </w:r>
      <w:r w:rsidR="003A6E2E" w:rsidRPr="0037111B">
        <w:t>.</w:t>
      </w:r>
      <w:r w:rsidR="009606CD" w:rsidRPr="0037111B">
        <w:t xml:space="preserve"> </w:t>
      </w:r>
      <w:r w:rsidR="00FD7665" w:rsidRPr="0037111B">
        <w:t xml:space="preserve">For these reasons, </w:t>
      </w:r>
      <w:r w:rsidR="00953CED" w:rsidRPr="0037111B">
        <w:t>studying</w:t>
      </w:r>
      <w:r w:rsidR="00FD7665" w:rsidRPr="0037111B">
        <w:t xml:space="preserve"> the “process-microstructure-property” relationship is vital to advancing the performance of engineering components</w:t>
      </w:r>
      <w:r w:rsidR="009606CD" w:rsidRPr="0037111B">
        <w:t xml:space="preserve">. A part of </w:t>
      </w:r>
      <w:r w:rsidR="009B711A" w:rsidRPr="0037111B">
        <w:t xml:space="preserve">the investigation of these relationships </w:t>
      </w:r>
      <w:r w:rsidR="009606CD" w:rsidRPr="0037111B">
        <w:t>is correctly detecting and classifying microstructural defects</w:t>
      </w:r>
      <w:r w:rsidR="00CE5AC9" w:rsidRPr="0037111B">
        <w:t xml:space="preserve"> from a variety of </w:t>
      </w:r>
      <w:r w:rsidR="00C870E0" w:rsidRPr="0037111B">
        <w:t>microstructural images</w:t>
      </w:r>
      <w:r w:rsidR="009606CD" w:rsidRPr="0037111B">
        <w:t>.</w:t>
      </w:r>
      <w:r w:rsidR="00B36FF0" w:rsidRPr="0037111B">
        <w:t xml:space="preserve"> </w:t>
      </w:r>
      <w:r w:rsidR="009606CD" w:rsidRPr="0037111B">
        <w:t xml:space="preserve">However, when </w:t>
      </w:r>
      <w:r w:rsidR="002473A3" w:rsidRPr="0037111B">
        <w:t xml:space="preserve">performed </w:t>
      </w:r>
      <w:r w:rsidR="009606CD" w:rsidRPr="0037111B">
        <w:t>manually, the detection and classification of microstructural defects can often be laborious, costly and yield suboptimal results</w:t>
      </w:r>
      <w:r w:rsidR="000379F3" w:rsidRPr="0037111B">
        <w:t>, suggesting the need for an alternative strategy to detection and classification</w:t>
      </w:r>
      <w:r w:rsidR="00C746CC" w:rsidRPr="0037111B">
        <w:t xml:space="preserve"> </w:t>
      </w:r>
      <w:r w:rsidR="00BB3DD5" w:rsidRPr="0037111B">
        <w:fldChar w:fldCharType="begin"/>
      </w:r>
      <w:r w:rsidR="00C2438C">
        <w:instrText xml:space="preserve"> ADDIN ZOTERO_ITEM CSL_CITATION {"citationID":"lRd2Vj0x","properties":{"formattedCitation":"(7)","plainCitation":"(7)","noteIndex":0},"citationItems":[{"id":241,"uris":["http://zotero.org/groups/5501489/items/YFSSRRIA"],"itemData":{"id":241,"type":"paper-conference","abstract":"Microstructural characterization allows knowing the components of a microstructure in order to determine the influence on mechanical properties, such as the maximum load that a body can support before breaking out. In almost all real solutions, microstructures are characterized by human experts, and its automatic identification is still a challenge. In fact, a microstructure typically is a combination of different constituents, also called phases, which produce complex substructures that store information related to origin and formation mode of a material defining all its physical and chemical properties. Convolutional neural networks (CNNs) are a category of deep artificial neural networks that show great success in computer vision applications, such as image and video recognition. In this work we explore and compare four outstanding CNNs architectures with increasing depth to analyze their capability of classifying correctly microstructural images into seven classes. Experiments are done referring to ultrahigh carbon steel microstructural images. As the main result, this paper provides a point-of-view to choose CNN architectures for microstructural image identification considering accuracy, training time, and the number of multiply and accumulate operations performed by convolutional layers. The comparison demonstrates that the addition of two convolutional layers in the LeNet network leads to a higher accuracy without considerably lengthening the training.","container-title":"Information and Communication Technologies of Ecuador (TIC.EC)","event-place":"Cham","ISBN":"978-3-030-02828-2","page":"170–181","publisher":"Springer International Publishing","publisher-place":"Cham","title":"Automatic Microstructural Classification with Convolutional Neural Network","author":[{"family":"Lorena","given":"Guachi"},{"family":"Robinson","given":"Guachi"},{"family":"Stefania","given":"Perri"},{"family":"Pasquale","given":"Corsonello"},{"family":"Fabiano","given":"Bini"},{"family":"Franco","given":"Marinozzi"}],"editor":[{"family":"Botto-Tobar","given":"Miguel"},{"family":"Barba-Maggi","given":"Lida"},{"family":"González-Huerta","given":"Javier"},{"family":"Villacrés-Cevallos","given":"Patricio"},{"family":"S. Gómez","given":"Omar"},{"family":"Uvidia-Fassler","given":"María I."}],"issued":{"date-parts":[["2019"]]}}}],"schema":"https://github.com/citation-style-language/schema/raw/master/csl-citation.json"} </w:instrText>
      </w:r>
      <w:r w:rsidR="00BB3DD5" w:rsidRPr="0037111B">
        <w:fldChar w:fldCharType="separate"/>
      </w:r>
      <w:r w:rsidR="00C2438C" w:rsidRPr="00C2438C">
        <w:t>(7)</w:t>
      </w:r>
      <w:r w:rsidR="00BB3DD5" w:rsidRPr="0037111B">
        <w:fldChar w:fldCharType="end"/>
      </w:r>
      <w:r w:rsidR="009606CD" w:rsidRPr="0037111B">
        <w:t xml:space="preserve">. </w:t>
      </w:r>
    </w:p>
    <w:p w14:paraId="0915CCF5" w14:textId="2869DE3D" w:rsidR="000F0AE4" w:rsidRPr="0037111B" w:rsidRDefault="001B0ABD" w:rsidP="0092641B">
      <w:pPr>
        <w:jc w:val="both"/>
      </w:pPr>
      <w:r w:rsidRPr="0037111B">
        <w:t>Machine Learning</w:t>
      </w:r>
      <w:r w:rsidR="000379F3" w:rsidRPr="0037111B">
        <w:t xml:space="preserve"> (ML)</w:t>
      </w:r>
      <w:r w:rsidRPr="0037111B">
        <w:t xml:space="preserve"> is a </w:t>
      </w:r>
      <w:r w:rsidR="005845C7" w:rsidRPr="00B87740">
        <w:rPr>
          <w:highlight w:val="yellow"/>
        </w:rPr>
        <w:t>branch</w:t>
      </w:r>
      <w:r w:rsidRPr="0037111B">
        <w:t xml:space="preserve"> of Artificial Intelligence that </w:t>
      </w:r>
      <w:r w:rsidR="00971E8C" w:rsidRPr="0037111B">
        <w:t xml:space="preserve">offers a solution to data analysis in the field of materials science. It </w:t>
      </w:r>
      <w:r w:rsidRPr="0037111B">
        <w:t>focuses on pattern identification and cogn</w:t>
      </w:r>
      <w:r w:rsidR="00342CCC" w:rsidRPr="0037111B">
        <w:t xml:space="preserve">itive acquisition concepts, </w:t>
      </w:r>
      <w:r w:rsidR="0028697B" w:rsidRPr="0037111B">
        <w:t xml:space="preserve">which optimise performance criteria based on example data or past experiences </w:t>
      </w:r>
      <w:r w:rsidR="00710B3D" w:rsidRPr="0037111B">
        <w:fldChar w:fldCharType="begin"/>
      </w:r>
      <w:r w:rsidR="00C2438C">
        <w:instrText xml:space="preserve"> ADDIN ZOTERO_ITEM CSL_CITATION {"citationID":"8hwcXQdV","properties":{"formattedCitation":"(8,9)","plainCitation":"(8,9)","noteIndex":0},"citationItems":[{"id":242,"uris":["http://zotero.org/groups/5501489/items/VQ4C4XNH"],"itemData":{"id":242,"type":"book","edition":"1st Edition","event-place":"Birmingham, UNITED KINGDOM","ISBN":"978-1-78216-215-5","publisher":"Packt Publishing, Limited","publisher-place":"Birmingham, UNITED KINGDOM","title":"Machine Learning with R","URL":"http://ebookcentral.proquest.com/lib/sheffield/detail.action?docID=1343653","author":[{"family":"Lantz","given":"Brett"}],"issued":{"date-parts":[["2013"]]}}},{"id":244,"uris":["http://zotero.org/groups/5501489/items/PRNDUCG8"],"itemData":{"id":244,"type":"book","abstract":"The goal of machine learning is to program computers to use example data or past experience to solve a given problem. Many successful applications of machine learning exist already, including systems that analyze past sales data to predict customer behavior, optimize robot behavior so that a task can be completed using minimum resources, and extract knowledge from bioinformatics data. Introduction to Machine Learning is a comprehensive textbook on the subject, covering a broad array of topics not usually included in introductory machine learning texts. Subjects include supervised learning; Bayesian decision theory; parametric, semi-parametric, and nonparametric methods; multivariate analysis; hidden Markov models; reinforcement learning; kernel machines; graphical models; Bayesian estimation; and statistical testing.Machine learning is rapidly becoming a skill that computer science students must master before graduation. The third edition of Introduction to Machine Learning reflects this shift, with added support for beginners, including selected solutions for exercises and additional example data sets (with code available online). Other substantial changes include discussions of outlier detection; ranking algorithms for perceptrons and support vector machines; matrix decomposition and spectral methods; distance estimation; new kernel algorithms; deep learning in multilayered perceptrons; and the nonparametric approach to Bayesian methods. All learning algorithms are explained so that students can easily move from the equations in the book to a computer program. The book can be used by both advanced undergraduates and graduate students. It will also be of interest to professionals who are concerned with the application of machine learning methods.","collection-title":"Adaptive computation and machine learning","edition":"Third edition.","event-place":"Cambridge, Massachusetts","ISBN":"0-262-32575-6","language":"eng","publisher":"MIT Press","publisher-place":"Cambridge, Massachusetts","title":"Introduction to machine learning","author":[{"family":"Alpaydin","given":"Ethem"}],"issued":{"date-parts":[["2014"]]}}}],"schema":"https://github.com/citation-style-language/schema/raw/master/csl-citation.json"} </w:instrText>
      </w:r>
      <w:r w:rsidR="00710B3D" w:rsidRPr="0037111B">
        <w:fldChar w:fldCharType="separate"/>
      </w:r>
      <w:r w:rsidR="00C2438C" w:rsidRPr="00C2438C">
        <w:t>(8,9)</w:t>
      </w:r>
      <w:r w:rsidR="00710B3D" w:rsidRPr="0037111B">
        <w:fldChar w:fldCharType="end"/>
      </w:r>
      <w:r w:rsidR="0028697B" w:rsidRPr="0037111B">
        <w:t>.</w:t>
      </w:r>
      <w:r w:rsidR="006F17E0" w:rsidRPr="0037111B">
        <w:t xml:space="preserve"> </w:t>
      </w:r>
      <w:r w:rsidR="008D21E4" w:rsidRPr="0037111B">
        <w:rPr>
          <w:rFonts w:eastAsia="Times New Roman"/>
        </w:rPr>
        <w:t xml:space="preserve">In the field of </w:t>
      </w:r>
      <w:r w:rsidR="000379F3" w:rsidRPr="0037111B">
        <w:rPr>
          <w:rFonts w:eastAsia="Times New Roman"/>
        </w:rPr>
        <w:t>AM</w:t>
      </w:r>
      <w:r w:rsidR="008D21E4" w:rsidRPr="0037111B">
        <w:rPr>
          <w:rFonts w:eastAsia="Times New Roman"/>
        </w:rPr>
        <w:t xml:space="preserve">, </w:t>
      </w:r>
      <w:r w:rsidR="004F72E0" w:rsidRPr="0037111B">
        <w:rPr>
          <w:rFonts w:eastAsia="Times New Roman"/>
        </w:rPr>
        <w:t xml:space="preserve">supervised and unsupervised </w:t>
      </w:r>
      <w:r w:rsidR="008D21E4" w:rsidRPr="0037111B">
        <w:rPr>
          <w:rFonts w:eastAsia="Times New Roman"/>
        </w:rPr>
        <w:t xml:space="preserve">machine learning methods have been used for a variety of microstructural detection and classification applications. </w:t>
      </w:r>
      <w:r w:rsidR="00A11A16" w:rsidRPr="0037111B">
        <w:t xml:space="preserve">For instance, </w:t>
      </w:r>
      <w:r w:rsidR="00B600F1" w:rsidRPr="0037111B">
        <w:t>unsupervised learning</w:t>
      </w:r>
      <w:r w:rsidR="00A11A16" w:rsidRPr="0037111B">
        <w:t xml:space="preserve"> has been used to classify </w:t>
      </w:r>
      <w:r w:rsidR="00E43F60" w:rsidRPr="0037111B">
        <w:t>gas pores, keyhole pores resulting from excessive energy input, and lack of fusion pores caused by insufficient energy</w:t>
      </w:r>
      <w:r w:rsidR="00E4447F" w:rsidRPr="0037111B">
        <w:t xml:space="preserve"> </w:t>
      </w:r>
      <w:r w:rsidR="00E4447F" w:rsidRPr="0037111B">
        <w:fldChar w:fldCharType="begin"/>
      </w:r>
      <w:r w:rsidR="002B27ED">
        <w:instrText xml:space="preserve"> ADDIN ZOTERO_ITEM CSL_CITATION {"citationID":"czZX3nVX","properties":{"formattedCitation":"(10)","plainCitation":"(10)","noteIndex":0},"citationItems":[{"id":245,"uris":["http://zotero.org/groups/5501489/items/E8FJG6PX"],"itemData":{"id":245,"type":"article-journal","abstract":"The additive manufacturing of metals requires optimisation to find the melting conditions that give the desired material properties. A key aspect of the optimisation is minimising the porosity that forms during the melting process. A corresponding analysis of pores of different types (e.g. lack of fusion or keyholes) is therefore desirable. Knowing that pores form under different thermal conditions allows greater insight into the optimisation process. In this work, two pore classification methods were trialled: unsupervised machine learning and defined limits. These methods were applied to 3D pore data from X-ray computed tomography and 2D pore data from micrographs. Data were collected from multiple alloys (Ti-6Al-4V, Inconel 718, Ti-5553 and Haynes 282). Machine learning was found to be the most useful for 3D pore data and defined limits for the 2D pore data; the latter worked by optimising the limits using energy densities.","container-title":"JOM","DOI":"10.1007/s11837-019-03761-9","ISSN":"1543-1851","issue":"1","journalAbbreviation":"JOM","page":"101-109","title":"Methods for Rapid Pore Classification in Metal Additive Manufacturing","volume":"72","author":[{"family":"Snell","given":"Robert"},{"family":"Tammas-Williams","given":"Sam"},{"family":"Chechik","given":"Lova"},{"family":"Lyle","given":"Alistair"},{"family":"Hernández-Nava","given":"Everth"},{"family":"Boig","given":"Charlotte"},{"family":"Panoutsos","given":"George"},{"family":"Todd","given":"Iain"}],"issued":{"date-parts":[["2020",1,1]]}}}],"schema":"https://github.com/citation-style-language/schema/raw/master/csl-citation.json"} </w:instrText>
      </w:r>
      <w:r w:rsidR="00E4447F" w:rsidRPr="0037111B">
        <w:fldChar w:fldCharType="separate"/>
      </w:r>
      <w:r w:rsidR="002B27ED" w:rsidRPr="002B27ED">
        <w:t>(10)</w:t>
      </w:r>
      <w:r w:rsidR="00E4447F" w:rsidRPr="0037111B">
        <w:fldChar w:fldCharType="end"/>
      </w:r>
      <w:r w:rsidR="00E43F60" w:rsidRPr="0037111B">
        <w:t>.</w:t>
      </w:r>
      <w:r w:rsidR="000211D1" w:rsidRPr="0037111B">
        <w:t xml:space="preserve"> </w:t>
      </w:r>
      <w:r w:rsidR="0010077D" w:rsidRPr="0037111B">
        <w:t>Unsupervised machine learning has been employed to identify and classify anomalies in a laser powder bed additive manufacturing process using a moderately-sized training database of image patches</w:t>
      </w:r>
      <w:r w:rsidR="000F0AE4" w:rsidRPr="0037111B">
        <w:t xml:space="preserve"> </w:t>
      </w:r>
      <w:r w:rsidR="001B00C6" w:rsidRPr="0037111B">
        <w:fldChar w:fldCharType="begin"/>
      </w:r>
      <w:r w:rsidR="002B27ED">
        <w:instrText xml:space="preserve"> ADDIN ZOTERO_ITEM CSL_CITATION {"citationID":"iJ21UJeH","properties":{"formattedCitation":"(11)","plainCitation":"(11)","noteIndex":0},"citationItems":[{"id":246,"uris":["http://zotero.org/groups/5501489/items/VIMLNIAV"],"itemData":{"id":246,"type":"article-journal","abstract":"Despite the rapid adoption of laser powder bed fusion (LPBF) Additive Manufacturing by industry, current processes remain largely open-loop, with limited real-time monitoring capabilities. While some machines offer powder bed visualization during builds, they lack automated analysis capability. This work presents an approach for in-situ monitoring and analysis of powder bed images with the potential to become a component of a real-time control system in an LPBF machine. Specifically, a computer vision algorithm is used to automatically detect and classify anomalies that occur during the powder spreading stage of the process. Anomaly detection and classification are implemented using an unsupervised machine learning algorithm, operating on a moderately-sized training database of image patches. The performance of the final algorithm is evaluated, and its usefulness as a standalone software package is demonstrated with several case studies.","container-title":"Additive Manufacturing","DOI":"https://doi.org/10.1016/j.addma.2017.11.009","ISSN":"2214-8604","page":"114-126","title":"Anomaly detection and classification in a laser powder bed additive manufacturing process using a trained computer vision algorithm","volume":"19","author":[{"family":"Scime","given":"Luke"},{"family":"Beuth","given":"Jack"}],"issued":{"date-parts":[["2018"]]}}}],"schema":"https://github.com/citation-style-language/schema/raw/master/csl-citation.json"} </w:instrText>
      </w:r>
      <w:r w:rsidR="001B00C6" w:rsidRPr="0037111B">
        <w:fldChar w:fldCharType="separate"/>
      </w:r>
      <w:r w:rsidR="002B27ED" w:rsidRPr="002B27ED">
        <w:t>(11)</w:t>
      </w:r>
      <w:r w:rsidR="001B00C6" w:rsidRPr="0037111B">
        <w:fldChar w:fldCharType="end"/>
      </w:r>
      <w:r w:rsidR="000F0AE4" w:rsidRPr="0037111B">
        <w:t>.</w:t>
      </w:r>
      <w:r w:rsidR="0010077D" w:rsidRPr="0037111B">
        <w:t xml:space="preserve"> </w:t>
      </w:r>
      <w:r w:rsidR="005A4E3B" w:rsidRPr="0037111B">
        <w:t>K-means clustering, a supervised ML model, and support vector machines, a unsupervised ML model, have</w:t>
      </w:r>
      <w:r w:rsidR="000F0AE4" w:rsidRPr="0037111B">
        <w:t xml:space="preserve"> been used to detect porosities in thin-walled aluminium alloy structures</w:t>
      </w:r>
      <w:r w:rsidR="00C60262" w:rsidRPr="0037111B">
        <w:t xml:space="preserve"> with an average classification accuracy of 99%</w:t>
      </w:r>
      <w:r w:rsidR="000F0AE4" w:rsidRPr="0037111B">
        <w:t xml:space="preserve"> </w:t>
      </w:r>
      <w:r w:rsidR="001B00C6" w:rsidRPr="0037111B">
        <w:fldChar w:fldCharType="begin"/>
      </w:r>
      <w:r w:rsidR="007A115A">
        <w:instrText xml:space="preserve"> ADDIN ZOTERO_ITEM CSL_CITATION {"citationID":"sUwcr5EQ","properties":{"formattedCitation":"(12)","plainCitation":"(12)","noteIndex":0},"citationItems":[{"id":247,"uris":["http://zotero.org/groups/5501489/items/QPSSIG7C"],"itemData":{"id":247,"type":"article-journal","abstract":"Additive manufacturing is promising a flexible and economical alternative to traditional manufacturing. Aviation industry is one such sector that additive manufacturing brought about major transformations. Wire arc additive manufacturing plays an important role in aviation companies to reduce carbon emissions, increase efficiency and allow tailor-made components. However, there are some technical challenges such as microstructural porosity and voids that need to be addressed before they go into full-fledge adoption. Artificial Intelligence (AI) can play a key role in porosity detection. However, applicability of AI for porosity detection is limited due to the difficulties in collecting large amounts of data. The present article demonstrates machine learning models for porosity detection in microstructural images of wire-arc additively manufactured aluminium alloy 6061 parts with limited dataset. Segmentation of pores from microstructures is performed based on pixel-level color and texture features obtained by using Gabor filters. The machine learning models, whose hyperparameters are chosen from cross-validation, achieved an average classification accuracy of 98.89 % (random forest) for porosity detection with pores above the size of 5 μm. Experimental results show that the proposed methods are very effective when compared to the recently proposed methods in the literature.","container-title":"Micron","DOI":"https://doi.org/10.1016/j.micron.2021.103161","ISSN":"0968-4328","page":"103161","title":"Microstructural porosity segmentation using machine learning techniques in wire-based direct energy deposition of AA6061","volume":"151","author":[{"family":"Nalajam","given":"Pavan Kumar"},{"family":"V","given":"Ramesh"}],"issued":{"date-parts":[["2021"]]}}}],"schema":"https://github.com/citation-style-language/schema/raw/master/csl-citation.json"} </w:instrText>
      </w:r>
      <w:r w:rsidR="001B00C6" w:rsidRPr="0037111B">
        <w:fldChar w:fldCharType="separate"/>
      </w:r>
      <w:r w:rsidR="007A115A" w:rsidRPr="007A115A">
        <w:t>(12)</w:t>
      </w:r>
      <w:r w:rsidR="001B00C6" w:rsidRPr="0037111B">
        <w:fldChar w:fldCharType="end"/>
      </w:r>
      <w:r w:rsidR="000F0AE4" w:rsidRPr="0037111B">
        <w:t>.</w:t>
      </w:r>
    </w:p>
    <w:p w14:paraId="5E75DE24" w14:textId="449457A1" w:rsidR="00B27A02" w:rsidRDefault="00E4056D" w:rsidP="0092641B">
      <w:pPr>
        <w:jc w:val="both"/>
      </w:pPr>
      <w:r w:rsidRPr="0037111B">
        <w:t>D</w:t>
      </w:r>
      <w:r w:rsidR="00F67F52" w:rsidRPr="0037111B">
        <w:t xml:space="preserve">eep </w:t>
      </w:r>
      <w:r w:rsidRPr="0037111B">
        <w:t>L</w:t>
      </w:r>
      <w:r w:rsidR="00F67F52" w:rsidRPr="0037111B">
        <w:t>earning,</w:t>
      </w:r>
      <w:r w:rsidRPr="0037111B">
        <w:t xml:space="preserve"> </w:t>
      </w:r>
      <w:r w:rsidR="00712403" w:rsidRPr="0037111B">
        <w:t>another</w:t>
      </w:r>
      <w:r w:rsidRPr="0037111B">
        <w:t xml:space="preserve"> subset of ML algorithms,</w:t>
      </w:r>
      <w:r w:rsidR="00F67F52" w:rsidRPr="0037111B">
        <w:t xml:space="preserve"> </w:t>
      </w:r>
      <w:r w:rsidR="00F80AAE" w:rsidRPr="0037111B">
        <w:t>ha</w:t>
      </w:r>
      <w:r w:rsidR="00862EFF" w:rsidRPr="0037111B">
        <w:t>s</w:t>
      </w:r>
      <w:r w:rsidR="00F80AAE" w:rsidRPr="0037111B">
        <w:t xml:space="preserve"> been pivotal in advancing the state-of-the-art across various domains, including speech and visual </w:t>
      </w:r>
      <w:r w:rsidR="00C367FB" w:rsidRPr="0037111B">
        <w:t xml:space="preserve">object detection and classification </w:t>
      </w:r>
      <w:r w:rsidR="00EE4E2E" w:rsidRPr="0037111B">
        <w:fldChar w:fldCharType="begin"/>
      </w:r>
      <w:r w:rsidR="00531AC1">
        <w:instrText xml:space="preserve"> ADDIN ZOTERO_ITEM CSL_CITATION {"citationID":"BMvKWPJj","properties":{"formattedCitation":"(13,14)","plainCitation":"(13,14)","noteIndex":0},"citationItems":[{"id":248,"uris":["http://zotero.org/groups/5501489/items/NV24UQRN"],"itemData":{"id":248,"type":"book","abstract":"Discover the practical aspects of implementing deep-learning solutions using the rich Python ecosystem. This book bridges the gap between the academic state-of-the-art and the industry state-of-the-practice by introducing you to deep learning frameworks such as Keras, Theano, and Caffe. The practicalities of these frameworks is often acquired by practitioners by reading source code, manuals, and posting questions on community forums, which tends to be a slow and a painful process.Deep Learning with Python allows you to ramp up to such practical know-how in a short period of time and focus more on the domain, models, and algorithms. This book briefly covers the mathematical prerequisites and fundamentals of deep learning, making this book a good starting point for software developers who want to get started in deep learning. A brief survey of deep learning architectures is also included. Deep Learning with Python also introduces you to key concepts of automatic differentiation and GPU computation which, while not central to deep learning, are critical when it comes to conducting large scale experiments. You will: Leverage deep learning frameworks in Python namely, Keras, Theano, and Caffe Gain the fundamentals of deep learning with mathematical prerequisites Discover the practical considerations of large scale experiments Take deep learning models to production.","edition":"1st ed. 2017.","event-place":"Place of publication not identified]","ISBN":"1-4842-2766-2","language":"eng","publisher":"Apress","publisher-place":"Place of publication not identified]","title":"Deep learning with Python : a hands-on introduction","author":[{"family":"Ketkar","given":"Nikhil"}],"issued":{"date-parts":[["2017"]]}}},{"id":249,"uris":["http://zotero.org/groups/5501489/items/ZC7TRH8A"],"itemData":{"id":249,"type":"article-journal","abstract":"Deep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speech.","container-title":"Nature","DOI":"10.1038/nature14539","ISSN":"1476-4687","issue":"7553","journalAbbreviation":"Nature","page":"436-444","title":"Deep learning","volume":"521","author":[{"family":"LeCun","given":"Yann"},{"family":"Bengio","given":"Yoshua"},{"family":"Hinton","given":"Geoffrey"}],"issued":{"date-parts":[["2015",5,1]]}}}],"schema":"https://github.com/citation-style-language/schema/raw/master/csl-citation.json"} </w:instrText>
      </w:r>
      <w:r w:rsidR="00EE4E2E" w:rsidRPr="0037111B">
        <w:fldChar w:fldCharType="separate"/>
      </w:r>
      <w:r w:rsidR="00531AC1" w:rsidRPr="00531AC1">
        <w:t>(13,14)</w:t>
      </w:r>
      <w:r w:rsidR="00EE4E2E" w:rsidRPr="0037111B">
        <w:fldChar w:fldCharType="end"/>
      </w:r>
      <w:r w:rsidR="00C367FB" w:rsidRPr="0037111B">
        <w:t>.</w:t>
      </w:r>
      <w:r w:rsidR="002A5B3B" w:rsidRPr="0037111B">
        <w:t xml:space="preserve"> </w:t>
      </w:r>
      <w:r w:rsidR="00480F1F" w:rsidRPr="0037111B">
        <w:t>Deep learning algorithms</w:t>
      </w:r>
      <w:r w:rsidR="00822B6E" w:rsidRPr="0037111B">
        <w:t xml:space="preserve"> are more</w:t>
      </w:r>
      <w:r w:rsidR="00B93026" w:rsidRPr="0037111B">
        <w:t xml:space="preserve"> capable at learning complicated patterns from more complex datasets</w:t>
      </w:r>
      <w:r w:rsidR="00822B6E" w:rsidRPr="0037111B">
        <w:t>, leading to their increased use in materials science applications</w:t>
      </w:r>
      <w:r w:rsidR="007C3489" w:rsidRPr="0037111B">
        <w:t>.</w:t>
      </w:r>
      <w:r w:rsidR="008C53EE" w:rsidRPr="0037111B">
        <w:t xml:space="preserve"> </w:t>
      </w:r>
      <w:r w:rsidR="007C3489" w:rsidRPr="0037111B">
        <w:t>For instance</w:t>
      </w:r>
      <w:r w:rsidR="008E3AF6" w:rsidRPr="0037111B">
        <w:t xml:space="preserve">, </w:t>
      </w:r>
      <w:r w:rsidR="00AA173C" w:rsidRPr="0037111B">
        <w:t>it</w:t>
      </w:r>
      <w:r w:rsidR="007159C1" w:rsidRPr="0037111B">
        <w:t xml:space="preserve"> ha</w:t>
      </w:r>
      <w:r w:rsidR="00A1546C" w:rsidRPr="0037111B">
        <w:t>s</w:t>
      </w:r>
      <w:r w:rsidR="007159C1" w:rsidRPr="0037111B">
        <w:t xml:space="preserve"> been used to distinguish between </w:t>
      </w:r>
      <w:r w:rsidR="00E47BFD" w:rsidRPr="0037111B">
        <w:t xml:space="preserve">metallic </w:t>
      </w:r>
      <w:r w:rsidR="00727222" w:rsidRPr="0037111B">
        <w:t>morphologies</w:t>
      </w:r>
      <w:r w:rsidR="007159C1" w:rsidRPr="0037111B">
        <w:t xml:space="preserve"> with </w:t>
      </w:r>
      <w:r w:rsidR="008E1F36" w:rsidRPr="0037111B">
        <w:t>dendrites</w:t>
      </w:r>
      <w:r w:rsidR="007159C1" w:rsidRPr="0037111B">
        <w:t xml:space="preserve"> and those without </w:t>
      </w:r>
      <w:r w:rsidR="00152FEF" w:rsidRPr="0037111B">
        <w:fldChar w:fldCharType="begin"/>
      </w:r>
      <w:r w:rsidR="00531AC1">
        <w:instrText xml:space="preserve"> ADDIN ZOTERO_ITEM CSL_CITATION {"citationID":"f69XHyo1","properties":{"formattedCitation":"(15)","plainCitation":"(15)","noteIndex":0},"citationItems":[{"id":250,"uris":["http://zotero.org/groups/5501489/items/JPIAK7PI"],"itemData":{"id":250,"type":"article-journal","abstract":"Computer vision and machine learning methods were applied to the challenge of automatic microstructure recognition. Here, a case study on dendritic morphologies was performed. Two classification tasks were completed, and involved distinguishing between micrographs that depict dendritic morphologies from those that do not contain this particular microstructural feature (Task 1), and from those micrographs identified as depicting dendrites, different cross-sectional views (longitudinal or transverse) were identified (Task 2). Data sets were comprised of images taken over a range of magnifications, from materials with different compositions and varying orientations of microstructural features. Feature extraction and dimensionality reduction were performed prior to training machine learning algorithms to classify microstructural image data. Visual bag of words, texture and shape statistics, and pre-trained convolutional neural networks (deep learning algorithms) were used for feature extraction. Classification was then performed using support vector machine, voting, nearest neighbors, and random forest models. For each model, classification was completed using full (original size) and reduced feature vectors for each feature extraction method tested. Performance comparisons were done to evaluate all possible combinations of feature extraction, selection, and classifiers for the task of micrograph classification. Results demonstrate that pre-trained neural networks represent microstructure image data well, and when used for feature extraction yield the highest classification accuracies for the majority of classifier and feature selection methods tested. Thus, deep learning algorithms can successfully be applied to micrograph recognition tasks. Maximum classification accuracies of 91.85±4.25% and 97.37±3.33% for Tasks 1 and 2 respectively, were achieved. This work is a broad investigation of computer vision and machine learning methods that acts as a step towards applying these established methods to more sophisticated materials recognition or characterization tasks. The approach presented here could offer improvements over established stereological measurements by removing the requirement of expert knowledge (bias) for interpretation of image data prior to characterization.","container-title":"Computational Materials Science","DOI":"https://doi.org/10.1016/j.commatsci.2016.05.034","ISSN":"0927-0256","page":"176-187","title":"Image driven machine learning methods for microstructure recognition","volume":"123","author":[{"family":"Chowdhury","given":"Aritra"},{"family":"Kautz","given":"Elizabeth"},{"family":"Yener","given":"Bülent"},{"family":"Lewis","given":"Daniel"}],"issued":{"date-parts":[["2016"]]}}}],"schema":"https://github.com/citation-style-language/schema/raw/master/csl-citation.json"} </w:instrText>
      </w:r>
      <w:r w:rsidR="00152FEF" w:rsidRPr="0037111B">
        <w:fldChar w:fldCharType="separate"/>
      </w:r>
      <w:r w:rsidR="00531AC1" w:rsidRPr="00531AC1">
        <w:t>(15)</w:t>
      </w:r>
      <w:r w:rsidR="00152FEF" w:rsidRPr="0037111B">
        <w:fldChar w:fldCharType="end"/>
      </w:r>
      <w:r w:rsidR="007159C1" w:rsidRPr="0037111B">
        <w:t>.</w:t>
      </w:r>
      <w:r w:rsidR="00152FEF" w:rsidRPr="0037111B">
        <w:t xml:space="preserve"> </w:t>
      </w:r>
      <w:r w:rsidR="00C558C5" w:rsidRPr="0037111B">
        <w:t xml:space="preserve">It has also been used </w:t>
      </w:r>
      <w:r w:rsidR="0053622B" w:rsidRPr="0037111B">
        <w:t xml:space="preserve">for lath-bainite segmentation in complex-phase steel, </w:t>
      </w:r>
      <w:r w:rsidR="00E45526" w:rsidRPr="0037111B">
        <w:t xml:space="preserve">achieving </w:t>
      </w:r>
      <w:r w:rsidR="006127FE" w:rsidRPr="0037111B">
        <w:t>an</w:t>
      </w:r>
      <w:r w:rsidR="00E45526" w:rsidRPr="0037111B">
        <w:t xml:space="preserve"> accuracy of 90% which rivals the accuracy of expert segmentations</w:t>
      </w:r>
      <w:r w:rsidR="00025857" w:rsidRPr="0037111B">
        <w:t xml:space="preserve"> </w:t>
      </w:r>
      <w:r w:rsidR="00025857" w:rsidRPr="0037111B">
        <w:fldChar w:fldCharType="begin"/>
      </w:r>
      <w:r w:rsidR="00152E36">
        <w:instrText xml:space="preserve"> ADDIN ZOTERO_ITEM CSL_CITATION {"citationID":"duN3u8PT","properties":{"formattedCitation":"(16)","plainCitation":"(16)","noteIndex":0},"citationItems":[{"id":"7rnDYpxE/eu9DbKtM","uris":["http://zotero.org/groups/5501489/items/5VX6RKS2"],"itemData":{"id":"bWrnnl1N/ymg7lAgh","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A."},{"family":"Eberl","given":"Chris"},{"family":"Mücklich","given":"Frank"},{"family":"Gumbsch","given":"Peter"}],"issued":{"date-parts":[["2021",11,1]]}}}],"schema":"https://github.com/citation-style-language/schema/raw/master/csl-citation.json"} </w:instrText>
      </w:r>
      <w:r w:rsidR="00025857" w:rsidRPr="0037111B">
        <w:fldChar w:fldCharType="separate"/>
      </w:r>
      <w:r w:rsidR="00EA15DC" w:rsidRPr="00EA15DC">
        <w:t>(16)</w:t>
      </w:r>
      <w:r w:rsidR="00025857" w:rsidRPr="0037111B">
        <w:fldChar w:fldCharType="end"/>
      </w:r>
      <w:r w:rsidR="00E45526" w:rsidRPr="0037111B">
        <w:t>.</w:t>
      </w:r>
      <w:r w:rsidR="00B03C02" w:rsidRPr="0037111B">
        <w:t xml:space="preserve"> </w:t>
      </w:r>
      <w:r w:rsidR="007D6330" w:rsidRPr="0037111B">
        <w:t>Deep learning</w:t>
      </w:r>
      <w:r w:rsidR="00727222" w:rsidRPr="0037111B">
        <w:t xml:space="preserve"> has </w:t>
      </w:r>
      <w:r w:rsidR="00727222" w:rsidRPr="0037111B">
        <w:lastRenderedPageBreak/>
        <w:t>also found use in the design of new materials</w:t>
      </w:r>
      <w:r w:rsidR="00D218DE" w:rsidRPr="0037111B">
        <w:t xml:space="preserve"> </w:t>
      </w:r>
      <w:r w:rsidR="007D6330" w:rsidRPr="0037111B">
        <w:t>and</w:t>
      </w:r>
      <w:r w:rsidR="00C31CBE" w:rsidRPr="0037111B">
        <w:t xml:space="preserve"> to </w:t>
      </w:r>
      <w:r w:rsidR="007D6330" w:rsidRPr="0037111B">
        <w:t>link</w:t>
      </w:r>
      <w:r w:rsidR="00C31CBE" w:rsidRPr="0037111B">
        <w:t xml:space="preserve"> microstructur</w:t>
      </w:r>
      <w:r w:rsidR="00F10E86" w:rsidRPr="0037111B">
        <w:t>al</w:t>
      </w:r>
      <w:r w:rsidR="00C31CBE" w:rsidRPr="0037111B">
        <w:t xml:space="preserve"> </w:t>
      </w:r>
      <w:r w:rsidR="007D6330" w:rsidRPr="0037111B">
        <w:t>characteristics</w:t>
      </w:r>
      <w:r w:rsidR="00C31CBE" w:rsidRPr="0037111B">
        <w:t xml:space="preserve"> </w:t>
      </w:r>
      <w:r w:rsidR="001C2BA2" w:rsidRPr="0037111B">
        <w:t>to</w:t>
      </w:r>
      <w:r w:rsidR="00C31CBE" w:rsidRPr="0037111B">
        <w:t xml:space="preserve"> </w:t>
      </w:r>
      <w:r w:rsidR="003723E6" w:rsidRPr="0037111B">
        <w:t xml:space="preserve">the </w:t>
      </w:r>
      <w:r w:rsidR="00C31CBE" w:rsidRPr="0037111B">
        <w:t>material</w:t>
      </w:r>
      <w:r w:rsidR="003723E6" w:rsidRPr="0037111B">
        <w:t>’s</w:t>
      </w:r>
      <w:r w:rsidR="00C31CBE" w:rsidRPr="0037111B">
        <w:t xml:space="preserve"> bulk properties</w:t>
      </w:r>
      <w:r w:rsidR="00727222" w:rsidRPr="0037111B">
        <w:t xml:space="preserve"> </w:t>
      </w:r>
      <w:r w:rsidR="00A62737" w:rsidRPr="0037111B">
        <w:fldChar w:fldCharType="begin"/>
      </w:r>
      <w:r w:rsidR="000C5049">
        <w:instrText xml:space="preserve"> ADDIN ZOTERO_ITEM CSL_CITATION {"citationID":"tMrv3VF0","properties":{"formattedCitation":"(17,18)","plainCitation":"(17,18)","noteIndex":0},"citationItems":[{"id":252,"uris":["http://zotero.org/groups/5501489/items/GXGYE739"],"itemData":{"id":252,"type":"article-journal","abstract":"Due to their designable properties, microstructural materials have emerged as an important class of materials that have the potential for used in a variety of applications. The design of such materials is challenged by the multifunctionality requirements and various constraints stemmed from manufacturing limitations and other practical considerations. Traditional design methods such as those based on topological optimization techniques rely heavily on high-dimensional physical simulations and can be inefficient. In addition, it is difficult to impose geometrical constraints in those methods. In this work, we propose a deep learning model based on deep convolutional generative adversarial network (DCGAN) and convolutional neural network (CNN) for the design of microstructural materials. The DCGAN is used to generate design candidates that satisfy geometrical constraints and the CNN is used as a surrogate model to link the microstructure to its properties. Once trained, the two networks are combined to form the design network which is utilized to for the inverse design. The advantages of the method include its high efficiency and the simplicity in handling geometrical constraints. In addition, no high-dimensional sensitivity simulations are required. The performance of the method is demonstrated on the design of microstructural materials with desired compliance tensor, subject to specified geometrical constraints.","container-title":"Structural and Multidisciplinary Optimization","DOI":"10.1007/s00158-019-02424-2","ISSN":"1615-1488","issue":"4","journalAbbreviation":"Structural and Multidisciplinary Optimization","page":"1417-1438","title":"A deep learning–based method for the design of microstructural materials","volume":"61","author":[{"family":"Tan","given":"Ren Kai"},{"family":"Zhang","given":"Nevin L."},{"family":"Ye","given":"Wenjing"}],"issued":{"date-parts":[["2020",4,1]]}}},{"id":253,"uris":["http://zotero.org/groups/5501489/items/JDP424ZX"],"itemData":{"id":253,"type":"article-journal","abstract":"Crystal plasticity finite element method (CPFEM) based simulations have been traditionally used for analyses of deformation in metals. However, CPFEM simulations are computationally expensive, especially for problems like fatigue where analyses are based on deformation cycles. Moreover, correlations of structure-property linkages based on homogenization and localization are not easily conceived. In this work deep learning based models have been proposed that are able to predict macroscopic properties based on features extracted from the microstructure with minimal human bias. The model is able to predict property against a given structure within dual phase, isotropic elastic-plastic regime. A systematic approach for finding optimal depth and width of neural network has been identified that reduces the overall development effort. It is observed that in the absence of a large training dataset, performance of a convolutional neural network (CNN) model degrades if too many layers and/or too many neurons are used. The CNN model is able to identify soft and hard regions of microstructures and is able to correlate structure-property relation in forward sense i.e. for homogenization. In this work, it has been demonstrated that human intervention is not needed for feature extraction and selection leading to minimization of researcher’s bias. The drawback of CNN model interpretability is overcome by using Respond-CAM feature visualization.","container-title":"Materialia","DOI":"https://doi.org/10.1016/j.mtla.2019.100435","ISSN":"2589-1529","page":"100435","title":"Deep learning based predictive modeling for structure-property linkages","volume":"8","author":[{"family":"Beniwal","given":"Anuradha"},{"family":"Dadhich","given":"Ritesh"},{"family":"Alankar","given":"Alankar"}],"issued":{"date-parts":[["2019"]]}}}],"schema":"https://github.com/citation-style-language/schema/raw/master/csl-citation.json"} </w:instrText>
      </w:r>
      <w:r w:rsidR="00A62737" w:rsidRPr="0037111B">
        <w:fldChar w:fldCharType="separate"/>
      </w:r>
      <w:r w:rsidR="000C5049" w:rsidRPr="000C5049">
        <w:t>(17,18)</w:t>
      </w:r>
      <w:r w:rsidR="00A62737" w:rsidRPr="0037111B">
        <w:fldChar w:fldCharType="end"/>
      </w:r>
      <w:r w:rsidR="00727222" w:rsidRPr="0037111B">
        <w:t>.</w:t>
      </w:r>
      <w:r w:rsidR="008C53EE" w:rsidRPr="0037111B">
        <w:t xml:space="preserve"> </w:t>
      </w:r>
      <w:r w:rsidR="00B27A02" w:rsidRPr="0037111B">
        <w:t xml:space="preserve">For an overview on the previous use of deep learning approaches in microstructural characterisation, the reader is directed to these </w:t>
      </w:r>
      <w:r w:rsidR="00E25E29" w:rsidRPr="0037111B">
        <w:t>resources</w:t>
      </w:r>
      <w:r w:rsidR="00B27A02" w:rsidRPr="0037111B">
        <w:t xml:space="preserve"> for more information </w:t>
      </w:r>
      <w:r w:rsidR="00831F42" w:rsidRPr="0037111B">
        <w:fldChar w:fldCharType="begin"/>
      </w:r>
      <w:r w:rsidR="00152E36">
        <w:instrText xml:space="preserve"> ADDIN ZOTERO_ITEM CSL_CITATION {"citationID":"OvVvbkUc","properties":{"formattedCitation":"(16,19,20)","plainCitation":"(16,19,20)","noteIndex":0},"citationItems":[{"id":"7rnDYpxE/eu9DbKtM","uris":["http://zotero.org/groups/5501489/items/5VX6RKS2"],"itemData":{"id":"bWrnnl1N/ymg7lAgh","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id":254,"uris":["http://zotero.org/groups/5501489/items/7ABFIW33"],"itemData":{"id":254,"type":"article-journal","abstract":"Microstructural characterization and analysis is the foundation of microstructural science, connecting materials structure to composition, process history, and properties. Microstructural quantification traditionally involves a human deciding what to measure and then devising a method for doing so. However, recent advances in computer vision (CV) and machine learning (ML) offer new approaches for extracting information from microstructural images. This overview surveys CV methods for numerically encoding the visual information contained in a microstructural image using either feature-based representations or convolutional neural network (CNN) layers, which then provides input to supervised or unsupervised ML algorithms that find associations and trends in the high-dimensional image representation. CV/ML systems for microstructural characterization and analysis span the taxonomy of image analysis tasks, including image classification, semantic segmentation, object detection, and instance segmentation. These tools enable new approaches to microstructural analysis, including the development of new, rich visual metrics and the discovery of processing-microstructure-property relationships.","container-title":"Metallurgical and Materials Transactions A","DOI":"10.1007/s11661-020-06008-4","ISSN":"1543-1940","issue":"12","journalAbbreviation":"Metallurgical and Materials Transactions A","page":"5985-5999","title":"Overview: Computer Vision and Machine Learning for Microstructural Characterization and Analysis","volume":"51","author":[{"family":"Holm","given":"Elizabeth A."},{"family":"Cohn","given":"Ryan"},{"family":"Gao","given":"Nan"},{"family":"Kitahara","given":"Andrew R."},{"family":"Matson","given":"Thomas P."},{"family":"Lei","given":"Bo"},{"family":"Yarasi","given":"Srujana Rao"}],"issued":{"date-parts":[["2020",12,1]]}}},{"id":289,"uris":["http://zotero.org/groups/5501489/items/GFHPY7UW"],"itemData":{"id":289,"type":"article-journal","abstract":"Additive manufacturing (AM) has emerged as a disruptive digital manufacturing technology. However, its broad adoption in industry is still hindered by high entry barriers of design for additive manufacturing (DfAM), limited materials library, various processing defects, and inconsistent product quality. In recent years, machine learning (ML) has gained increasing attention in AM due to its unprecedented performance in data tasks such as classification, regression and clustering. This article provides a comprehensive review on the state-of-the-art of ML applications in a variety of AM domains. In the DfAM, ML can be leveraged to output new high-performance metamaterials and optimized topological designs. In AM processing, contemporary ML algorithms can help to optimize process parameters, and conduct examination of powder spreading and in-process defect monitoring. On the production of AM, ML is able to assist practitioners in pre-manufacturing planning, and product quality assessment and control. Moreover, there has been an increasing concern about data security in AM as data breaches could occur with the aid of ML techniques. Lastly, it concludes with a section summarizing the main findings from the literature and providing perspectives on some selected interesting applications of ML in research and development of AM.","container-title":"Additive Manufacturing","DOI":"https://doi.org/10.1016/j.addma.2020.101538","ISSN":"2214-8604","page":"101538","title":"Machine learning in additive manufacturing: State-of-the-art and perspectives","volume":"36","author":[{"family":"Wang","given":"C."},{"family":"Tan","given":"X. P."},{"family":"Tor","given":"S. B."},{"family":"Lim","given":"C. S."}],"issued":{"date-parts":[["2020"]]}}}],"schema":"https://github.com/citation-style-language/schema/raw/master/csl-citation.json"} </w:instrText>
      </w:r>
      <w:r w:rsidR="00831F42" w:rsidRPr="0037111B">
        <w:fldChar w:fldCharType="separate"/>
      </w:r>
      <w:r w:rsidR="00152E36" w:rsidRPr="00152E36">
        <w:t>(16,19,20)</w:t>
      </w:r>
      <w:r w:rsidR="00831F42" w:rsidRPr="0037111B">
        <w:fldChar w:fldCharType="end"/>
      </w:r>
      <w:r w:rsidR="00B27A02" w:rsidRPr="0037111B">
        <w:t>.</w:t>
      </w:r>
    </w:p>
    <w:p w14:paraId="5B46AD0A" w14:textId="35B0FE4C" w:rsidR="00C74B4B" w:rsidRPr="0037111B" w:rsidRDefault="00C74B4B" w:rsidP="0092641B">
      <w:pPr>
        <w:jc w:val="both"/>
      </w:pPr>
      <w:proofErr w:type="gramStart"/>
      <w:r w:rsidRPr="00B87740">
        <w:rPr>
          <w:highlight w:val="yellow"/>
        </w:rPr>
        <w:t>In particular for</w:t>
      </w:r>
      <w:proofErr w:type="gramEnd"/>
      <w:r w:rsidRPr="00B87740">
        <w:rPr>
          <w:highlight w:val="yellow"/>
        </w:rPr>
        <w:t xml:space="preserve"> AM…</w:t>
      </w:r>
    </w:p>
    <w:p w14:paraId="0AE29623" w14:textId="0626CF78" w:rsidR="002473A3" w:rsidRPr="0037111B" w:rsidDel="002473A3" w:rsidRDefault="00D142D2" w:rsidP="0092641B">
      <w:pPr>
        <w:jc w:val="both"/>
        <w:rPr>
          <w:del w:id="0" w:author="Meurig Thomas" w:date="2024-06-24T16:40:00Z" w16du:dateUtc="2024-06-24T15:40:00Z"/>
        </w:rPr>
      </w:pPr>
      <w:r w:rsidRPr="0037111B">
        <w:t>This paper builds on the work of Aziz et al.</w:t>
      </w:r>
      <w:r w:rsidR="002473A3" w:rsidRPr="0037111B">
        <w:t xml:space="preserve"> </w:t>
      </w:r>
      <w:r w:rsidR="00F45255" w:rsidRPr="0037111B">
        <w:fldChar w:fldCharType="begin"/>
      </w:r>
      <w:r w:rsidR="00152E36">
        <w:instrText xml:space="preserve"> ADDIN ZOTERO_ITEM CSL_CITATION {"citationID":"RD8BFg5D","properties":{"formattedCitation":"(21)","plainCitation":"(21)","noteIndex":0},"citationItems":[{"id":"7rnDYpxE/87hcAP01","uris":["http://zotero.org/groups/5501489/items/LIAIM2ZR"],"itemData":{"id":"bWrnnl1N/F3480xv3","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F45255" w:rsidRPr="0037111B">
        <w:fldChar w:fldCharType="separate"/>
      </w:r>
      <w:r w:rsidR="00152E36" w:rsidRPr="00152E36">
        <w:t>(21)</w:t>
      </w:r>
      <w:r w:rsidR="00F45255" w:rsidRPr="0037111B">
        <w:fldChar w:fldCharType="end"/>
      </w:r>
      <w:r w:rsidRPr="0037111B">
        <w:t xml:space="preserve"> who used </w:t>
      </w:r>
      <w:r w:rsidR="00025DED" w:rsidRPr="0037111B">
        <w:t>k-</w:t>
      </w:r>
      <w:proofErr w:type="spellStart"/>
      <w:r w:rsidR="00025DED" w:rsidRPr="0037111B">
        <w:t>th</w:t>
      </w:r>
      <w:proofErr w:type="spellEnd"/>
      <w:r w:rsidR="00025DED" w:rsidRPr="0037111B">
        <w:t xml:space="preserve"> Nearest Neighbours (</w:t>
      </w:r>
      <w:proofErr w:type="spellStart"/>
      <w:r w:rsidR="00025DED" w:rsidRPr="0037111B">
        <w:t>kNN</w:t>
      </w:r>
      <w:proofErr w:type="spellEnd"/>
      <w:r w:rsidR="00025DED" w:rsidRPr="0037111B">
        <w:t>) and decision tree</w:t>
      </w:r>
      <w:r w:rsidRPr="0037111B">
        <w:t xml:space="preserve"> </w:t>
      </w:r>
      <w:r w:rsidR="00025DED" w:rsidRPr="0037111B">
        <w:t>algorithms</w:t>
      </w:r>
      <w:r w:rsidRPr="0037111B">
        <w:t xml:space="preserve"> to classify defects found in a variety of nickel-alloys</w:t>
      </w:r>
      <w:r w:rsidR="00D31A0B" w:rsidRPr="0037111B">
        <w:t xml:space="preserve"> with 89.8% and 90-92% accuracy respectively</w:t>
      </w:r>
      <w:r w:rsidR="00025DED" w:rsidRPr="0037111B">
        <w:t xml:space="preserve"> </w:t>
      </w:r>
      <w:r w:rsidR="00025DED" w:rsidRPr="0037111B">
        <w:fldChar w:fldCharType="begin"/>
      </w:r>
      <w:r w:rsidR="00152E36">
        <w:instrText xml:space="preserve"> ADDIN ZOTERO_ITEM CSL_CITATION {"citationID":"6nihIIaL","properties":{"formattedCitation":"(21)","plainCitation":"(21)","noteIndex":0},"citationItems":[{"id":"7rnDYpxE/87hcAP01","uris":["http://zotero.org/groups/5501489/items/LIAIM2ZR"],"itemData":{"id":"bWrnnl1N/F3480xv3","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025DED" w:rsidRPr="0037111B">
        <w:fldChar w:fldCharType="separate"/>
      </w:r>
      <w:r w:rsidR="00152E36" w:rsidRPr="00152E36">
        <w:t>(21)</w:t>
      </w:r>
      <w:r w:rsidR="00025DED" w:rsidRPr="0037111B">
        <w:fldChar w:fldCharType="end"/>
      </w:r>
      <w:r w:rsidRPr="0037111B">
        <w:t>.</w:t>
      </w:r>
      <w:r w:rsidR="00BA6BD1" w:rsidRPr="0037111B">
        <w:t xml:space="preserve"> </w:t>
      </w:r>
      <w:r w:rsidR="002473A3" w:rsidRPr="0037111B">
        <w:t>In this study, convolutional neural networks (CNNs) are used to automatically classify the different types of defects that are present in Inconel 713C alloy</w:t>
      </w:r>
      <w:r w:rsidR="005E10F3" w:rsidRPr="0037111B">
        <w:t>.</w:t>
      </w:r>
    </w:p>
    <w:p w14:paraId="0E3C9262" w14:textId="02320690" w:rsidR="00991618" w:rsidRPr="0037111B" w:rsidRDefault="002473A3" w:rsidP="0092641B">
      <w:pPr>
        <w:jc w:val="both"/>
      </w:pPr>
      <w:ins w:id="1" w:author="Meurig Thomas" w:date="2024-06-24T16:40:00Z" w16du:dateUtc="2024-06-24T15:40:00Z">
        <w:r w:rsidRPr="0037111B">
          <w:t xml:space="preserve"> </w:t>
        </w:r>
      </w:ins>
      <w:r w:rsidR="00900738" w:rsidRPr="0037111B">
        <w:t>It</w:t>
      </w:r>
      <w:r w:rsidR="00D142D2" w:rsidRPr="0037111B">
        <w:t xml:space="preserve"> </w:t>
      </w:r>
      <w:r w:rsidR="00900738" w:rsidRPr="0037111B">
        <w:t>will</w:t>
      </w:r>
      <w:r w:rsidR="001F7F51" w:rsidRPr="0037111B">
        <w:t xml:space="preserve"> outline the process to sourcing binary images of individual defects from </w:t>
      </w:r>
      <w:r w:rsidR="009D7300">
        <w:t>micrographs</w:t>
      </w:r>
      <w:r w:rsidR="00B00318" w:rsidRPr="0037111B">
        <w:t xml:space="preserve"> of</w:t>
      </w:r>
      <w:r w:rsidR="00B42E53" w:rsidRPr="0037111B">
        <w:t xml:space="preserve"> the</w:t>
      </w:r>
      <w:r w:rsidR="00B00318" w:rsidRPr="0037111B">
        <w:t xml:space="preserve"> alloy</w:t>
      </w:r>
      <w:r w:rsidR="00B42E53" w:rsidRPr="0037111B">
        <w:t xml:space="preserve"> samp</w:t>
      </w:r>
      <w:r w:rsidR="00CB0222" w:rsidRPr="0037111B">
        <w:t>les</w:t>
      </w:r>
      <w:r w:rsidR="001F7F51" w:rsidRPr="0037111B">
        <w:t xml:space="preserve">, the preprocessing that the </w:t>
      </w:r>
      <w:r w:rsidR="000107C4" w:rsidRPr="0037111B">
        <w:t>dataset</w:t>
      </w:r>
      <w:r w:rsidR="001F7F51" w:rsidRPr="0037111B">
        <w:t xml:space="preserve"> underwent, as well as the methodologies used for </w:t>
      </w:r>
      <w:r w:rsidR="00E51E4E" w:rsidRPr="0037111B">
        <w:t>CNN</w:t>
      </w:r>
      <w:r w:rsidR="001F7F51" w:rsidRPr="0037111B">
        <w:t xml:space="preserve"> optimisation</w:t>
      </w:r>
      <w:r w:rsidR="00D57D21" w:rsidRPr="0037111B">
        <w:t xml:space="preserve"> including hyperparameter selection and data augmentation</w:t>
      </w:r>
      <w:r w:rsidR="001F7F51" w:rsidRPr="0037111B">
        <w:t>.</w:t>
      </w:r>
      <w:r w:rsidR="00DD72CD" w:rsidRPr="0037111B">
        <w:t xml:space="preserve"> </w:t>
      </w:r>
      <w:r w:rsidR="00BC4C84" w:rsidRPr="0037111B">
        <w:t>It will then evaluate the efficacy of neural networks as a method to classifying defects, comparing the</w:t>
      </w:r>
      <w:r w:rsidR="007535D8" w:rsidRPr="0037111B">
        <w:t xml:space="preserve"> </w:t>
      </w:r>
      <w:r w:rsidR="00BC4C84" w:rsidRPr="0037111B">
        <w:t>network</w:t>
      </w:r>
      <w:r w:rsidR="007535D8" w:rsidRPr="0037111B">
        <w:t>’</w:t>
      </w:r>
      <w:r w:rsidR="0010500A" w:rsidRPr="0037111B">
        <w:t>s</w:t>
      </w:r>
      <w:r w:rsidR="00BC4C84" w:rsidRPr="0037111B">
        <w:t xml:space="preserve"> performance to that of the supervised machine learning methods used by Aziz. et al.</w:t>
      </w:r>
      <w:ins w:id="2" w:author="Meurig Thomas" w:date="2024-06-24T16:40:00Z" w16du:dateUtc="2024-06-24T15:40:00Z">
        <w:r w:rsidRPr="0037111B">
          <w:t xml:space="preserve"> </w:t>
        </w:r>
      </w:ins>
      <w:r w:rsidR="00F45255" w:rsidRPr="0037111B">
        <w:fldChar w:fldCharType="begin"/>
      </w:r>
      <w:r w:rsidR="00152E36">
        <w:instrText xml:space="preserve"> ADDIN ZOTERO_ITEM CSL_CITATION {"citationID":"UrQv0Vgb","properties":{"formattedCitation":"(21)","plainCitation":"(21)","noteIndex":0},"citationItems":[{"id":"7rnDYpxE/87hcAP01","uris":["http://zotero.org/groups/5501489/items/LIAIM2ZR"],"itemData":{"id":"bWrnnl1N/F3480xv3","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F45255" w:rsidRPr="0037111B">
        <w:fldChar w:fldCharType="separate"/>
      </w:r>
      <w:r w:rsidR="00152E36" w:rsidRPr="00152E36">
        <w:t>(21)</w:t>
      </w:r>
      <w:r w:rsidR="00F45255" w:rsidRPr="0037111B">
        <w:fldChar w:fldCharType="end"/>
      </w:r>
      <w:r w:rsidR="004958CA" w:rsidRPr="0037111B">
        <w:t>.</w:t>
      </w:r>
    </w:p>
    <w:p w14:paraId="2B5587D8" w14:textId="28A33B39" w:rsidR="0012073C" w:rsidRPr="0037111B" w:rsidRDefault="00146EFF" w:rsidP="0092641B">
      <w:pPr>
        <w:jc w:val="both"/>
        <w:rPr>
          <w:b/>
          <w:bCs/>
        </w:rPr>
      </w:pPr>
      <w:r w:rsidRPr="0037111B">
        <w:rPr>
          <w:b/>
          <w:bCs/>
        </w:rPr>
        <w:t xml:space="preserve">2. </w:t>
      </w:r>
      <w:r w:rsidR="00A34836" w:rsidRPr="0037111B">
        <w:rPr>
          <w:b/>
          <w:bCs/>
        </w:rPr>
        <w:t>Methodology</w:t>
      </w:r>
    </w:p>
    <w:p w14:paraId="783105BF" w14:textId="3DC60AA5" w:rsidR="00754D4A" w:rsidRPr="00B44B13" w:rsidRDefault="00146EFF" w:rsidP="0092641B">
      <w:pPr>
        <w:jc w:val="both"/>
        <w:rPr>
          <w:i/>
          <w:iCs/>
        </w:rPr>
      </w:pPr>
      <w:r w:rsidRPr="0037111B">
        <w:rPr>
          <w:i/>
          <w:iCs/>
        </w:rPr>
        <w:t xml:space="preserve">2.1 </w:t>
      </w:r>
      <w:r w:rsidR="003628E4" w:rsidRPr="00B44B13">
        <w:rPr>
          <w:i/>
          <w:iCs/>
        </w:rPr>
        <w:t>Dataset Creation</w:t>
      </w:r>
      <w:r w:rsidR="009D6AE9" w:rsidRPr="00B44B13">
        <w:rPr>
          <w:i/>
          <w:iCs/>
        </w:rPr>
        <w:t xml:space="preserve"> and Preparation</w:t>
      </w:r>
    </w:p>
    <w:p w14:paraId="4D23B52E" w14:textId="011A5DC7" w:rsidR="00B97F79" w:rsidRPr="0037111B" w:rsidRDefault="005B65A1" w:rsidP="0092641B">
      <w:pPr>
        <w:jc w:val="both"/>
        <w:rPr>
          <w:noProof/>
          <w:color w:val="0070C0"/>
        </w:rPr>
      </w:pPr>
      <w:r w:rsidRPr="0037111B">
        <w:t>A range of m</w:t>
      </w:r>
      <w:r w:rsidR="00C8223E" w:rsidRPr="0037111B">
        <w:t xml:space="preserve">icrographs of the IN713C </w:t>
      </w:r>
      <w:r w:rsidR="00292016" w:rsidRPr="0037111B">
        <w:t>alloy</w:t>
      </w:r>
      <w:r w:rsidRPr="0037111B">
        <w:t xml:space="preserve"> samples</w:t>
      </w:r>
      <w:r w:rsidR="00292016" w:rsidRPr="0037111B">
        <w:t xml:space="preserve"> were produced </w:t>
      </w:r>
      <w:r w:rsidR="005F388B" w:rsidRPr="0037111B">
        <w:t xml:space="preserve">using selective laser melting (SLM) </w:t>
      </w:r>
      <w:r w:rsidR="00292016" w:rsidRPr="0037111B">
        <w:t>during a research program at the University of Sheffield</w:t>
      </w:r>
      <w:r w:rsidRPr="0037111B">
        <w:t>, with varying settings for</w:t>
      </w:r>
      <w:r w:rsidR="009615C8" w:rsidRPr="0037111B">
        <w:t xml:space="preserve"> power, beam velocity and hatch spacing</w:t>
      </w:r>
      <w:r w:rsidR="00292016" w:rsidRPr="0037111B">
        <w:t xml:space="preserve"> </w:t>
      </w:r>
      <w:r w:rsidR="00292016" w:rsidRPr="0037111B">
        <w:fldChar w:fldCharType="begin"/>
      </w:r>
      <w:r w:rsidR="00152E36">
        <w:instrText xml:space="preserve"> ADDIN ZOTERO_ITEM CSL_CITATION {"citationID":"gHGI0yyO","properties":{"formattedCitation":"(22)","plainCitation":"(22)","noteIndex":0},"citationItems":[{"id":256,"uris":["http://zotero.org/groups/5501489/items/LDJHHGPN"],"itemData":{"id":256,"type":"thesis","event-place":"Sheffield, United Kingdom","genre":"PhD Thesis","language":"eng","publisher":"The University of Sheffield","publisher-place":"Sheffield, United Kingdom","title":"Selective laser melting of nickel superalloys for aerospace applications: defect analysis and material property optimisation","URL":"https://etheses.whiterose.ac.uk/30067/","author":[{"family":"Liu","given":"Cong"}],"issued":{"date-parts":[["2021"]]}}}],"schema":"https://github.com/citation-style-language/schema/raw/master/csl-citation.json"} </w:instrText>
      </w:r>
      <w:r w:rsidR="00292016" w:rsidRPr="0037111B">
        <w:fldChar w:fldCharType="separate"/>
      </w:r>
      <w:r w:rsidR="00152E36" w:rsidRPr="00152E36">
        <w:t>(22)</w:t>
      </w:r>
      <w:r w:rsidR="00292016" w:rsidRPr="0037111B">
        <w:fldChar w:fldCharType="end"/>
      </w:r>
      <w:r w:rsidR="00292016" w:rsidRPr="0037111B">
        <w:t>.</w:t>
      </w:r>
      <w:r w:rsidR="009615C8" w:rsidRPr="0037111B">
        <w:t xml:space="preserve"> The micrographs</w:t>
      </w:r>
      <w:r w:rsidR="00F12AC8" w:rsidRPr="0037111B">
        <w:t xml:space="preserve">, </w:t>
      </w:r>
      <w:r w:rsidR="002473A3" w:rsidRPr="0037111B">
        <w:t>an example of which is</w:t>
      </w:r>
      <w:r w:rsidR="00F12AC8" w:rsidRPr="0037111B">
        <w:t xml:space="preserve"> shown in Fig. 1,</w:t>
      </w:r>
      <w:r w:rsidR="009615C8" w:rsidRPr="0037111B">
        <w:t xml:space="preserve"> were then imported into MATLAB </w:t>
      </w:r>
      <w:r w:rsidR="00716787" w:rsidRPr="0037111B">
        <w:t xml:space="preserve">and converted into a </w:t>
      </w:r>
      <w:r w:rsidR="009615C8" w:rsidRPr="0037111B">
        <w:t>binary image</w:t>
      </w:r>
      <w:r w:rsidR="00E55E70" w:rsidRPr="0037111B">
        <w:t>, clearly showing the microstructural defects</w:t>
      </w:r>
      <w:r w:rsidR="00FB3A8F" w:rsidRPr="0037111B">
        <w:t>.</w:t>
      </w:r>
      <w:r w:rsidR="00F12AC8" w:rsidRPr="0037111B">
        <w:t xml:space="preserve"> </w:t>
      </w:r>
      <w:r w:rsidR="003E75DE" w:rsidRPr="0037111B">
        <w:t>The scale, shown on the bottom</w:t>
      </w:r>
      <w:r w:rsidR="00C85CD2" w:rsidRPr="0037111B">
        <w:t>,</w:t>
      </w:r>
      <w:r w:rsidR="003E75DE" w:rsidRPr="0037111B">
        <w:t xml:space="preserve"> along with </w:t>
      </w:r>
      <w:r w:rsidR="00A33549" w:rsidRPr="0037111B">
        <w:t xml:space="preserve">defects that intersected the border of the micrograph were removed, to ensure the quality of the dataset. In addition, defects that were too small (below </w:t>
      </w:r>
      <w:r w:rsidR="002B3E0D" w:rsidRPr="0037111B">
        <w:t>10</w:t>
      </w:r>
      <w:r w:rsidR="00A33549" w:rsidRPr="0037111B">
        <w:t xml:space="preserve"> pixels in </w:t>
      </w:r>
      <w:r w:rsidR="001D1B6A" w:rsidRPr="0037111B">
        <w:t>area</w:t>
      </w:r>
      <w:r w:rsidR="00A33549" w:rsidRPr="0037111B">
        <w:t>), were excluded</w:t>
      </w:r>
      <w:r w:rsidR="004C6CFB" w:rsidRPr="0037111B">
        <w:t xml:space="preserve"> as </w:t>
      </w:r>
      <w:r w:rsidR="004D721D" w:rsidRPr="0037111B">
        <w:t>low-resolution</w:t>
      </w:r>
      <w:r w:rsidR="004C6CFB" w:rsidRPr="0037111B">
        <w:t xml:space="preserve"> images made manual classification challenging</w:t>
      </w:r>
      <w:r w:rsidR="00A33549" w:rsidRPr="0037111B">
        <w:t xml:space="preserve">. After filtering unwanted data, individual binary images of the defects in the micrographs were created, as illustrated in Fig 1b. </w:t>
      </w:r>
      <w:r w:rsidR="004E45BE" w:rsidRPr="0037111B">
        <w:t>The images were categorised into specific classes</w:t>
      </w:r>
      <w:r w:rsidR="00252B8D" w:rsidRPr="0037111B">
        <w:t xml:space="preserve">: </w:t>
      </w:r>
      <w:r w:rsidR="00F2762B" w:rsidRPr="0037111B">
        <w:t>‘crack’, ‘</w:t>
      </w:r>
      <w:r w:rsidR="00705020" w:rsidRPr="0037111B">
        <w:t>pore</w:t>
      </w:r>
      <w:r w:rsidR="00F2762B" w:rsidRPr="0037111B">
        <w:t>’, ‘</w:t>
      </w:r>
      <w:r w:rsidR="00705020" w:rsidRPr="0037111B">
        <w:t>lack of fusion</w:t>
      </w:r>
      <w:r w:rsidR="00F2762B" w:rsidRPr="0037111B">
        <w:t>’, and ‘pore with crack’ defects.</w:t>
      </w:r>
      <w:r w:rsidR="006B1D9A" w:rsidRPr="0037111B">
        <w:t xml:space="preserve"> This process was applied to 18 micrographs, yielding a dataset containing 4</w:t>
      </w:r>
      <w:r w:rsidR="007820F0">
        <w:t>800</w:t>
      </w:r>
      <w:r w:rsidR="006B1D9A" w:rsidRPr="0037111B">
        <w:t xml:space="preserve"> </w:t>
      </w:r>
      <w:r w:rsidR="00EE7DB4" w:rsidRPr="0037111B">
        <w:t xml:space="preserve">binary images of </w:t>
      </w:r>
      <w:r w:rsidR="006B1D9A" w:rsidRPr="0037111B">
        <w:t>microstructural defects.</w:t>
      </w:r>
      <w:r w:rsidR="00584B37" w:rsidRPr="0037111B">
        <w:t xml:space="preserve"> </w:t>
      </w:r>
      <w:r w:rsidR="000A43AB" w:rsidRPr="0037111B">
        <w:t xml:space="preserve">In this dataset, there were </w:t>
      </w:r>
      <w:r w:rsidR="0000420B" w:rsidRPr="0037111B">
        <w:t xml:space="preserve">1807 </w:t>
      </w:r>
      <w:r w:rsidR="00B16CE2" w:rsidRPr="0037111B">
        <w:t>‘crack’ defects</w:t>
      </w:r>
      <w:r w:rsidR="0000420B" w:rsidRPr="0037111B">
        <w:t>, 900</w:t>
      </w:r>
      <w:r w:rsidR="00B16CE2" w:rsidRPr="0037111B">
        <w:t xml:space="preserve"> ‘lack of fusion’ defects</w:t>
      </w:r>
      <w:r w:rsidR="0000420B" w:rsidRPr="0037111B">
        <w:t>, 18</w:t>
      </w:r>
      <w:r w:rsidR="00F410DC">
        <w:t>30</w:t>
      </w:r>
      <w:r w:rsidR="00B16CE2" w:rsidRPr="0037111B">
        <w:t xml:space="preserve"> ‘pore’ defects</w:t>
      </w:r>
      <w:r w:rsidR="0000420B" w:rsidRPr="0037111B">
        <w:t xml:space="preserve">, </w:t>
      </w:r>
      <w:r w:rsidR="00B16CE2" w:rsidRPr="0037111B">
        <w:t>and 263 ‘pore with crack’ defects.</w:t>
      </w:r>
    </w:p>
    <w:p w14:paraId="126C2AF1" w14:textId="77777777" w:rsidR="00C34AD8" w:rsidRPr="0037111B" w:rsidRDefault="00C34AD8" w:rsidP="0092641B">
      <w:pPr>
        <w:keepNext/>
        <w:jc w:val="both"/>
        <w:rPr>
          <w:noProof/>
          <w:color w:val="0070C0"/>
        </w:rPr>
      </w:pPr>
    </w:p>
    <w:p w14:paraId="4FDE5D1D" w14:textId="556803F1" w:rsidR="008D52B4" w:rsidRPr="0037111B" w:rsidRDefault="008F4FDD" w:rsidP="0092641B">
      <w:pPr>
        <w:keepNext/>
        <w:jc w:val="both"/>
      </w:pPr>
      <w:r w:rsidRPr="0037111B">
        <w:rPr>
          <w:noProof/>
          <w:color w:val="0070C0"/>
        </w:rPr>
        <w:drawing>
          <wp:inline distT="0" distB="0" distL="0" distR="0" wp14:anchorId="08A96362" wp14:editId="49B8E64D">
            <wp:extent cx="5731363" cy="2721178"/>
            <wp:effectExtent l="0" t="0" r="3175" b="3175"/>
            <wp:docPr id="757807308" name="Picture 7" descr="A close-up of a grey and white speckl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7308" name="Picture 7" descr="A close-up of a grey and white speckled surface&#10;&#10;Description automatically generated"/>
                    <pic:cNvPicPr/>
                  </pic:nvPicPr>
                  <pic:blipFill rotWithShape="1">
                    <a:blip r:embed="rId9" cstate="print">
                      <a:extLst>
                        <a:ext uri="{28A0092B-C50C-407E-A947-70E740481C1C}">
                          <a14:useLocalDpi xmlns:a14="http://schemas.microsoft.com/office/drawing/2010/main" val="0"/>
                        </a:ext>
                      </a:extLst>
                    </a:blip>
                    <a:srcRect t="7715" b="7877"/>
                    <a:stretch/>
                  </pic:blipFill>
                  <pic:spPr bwMode="auto">
                    <a:xfrm>
                      <a:off x="0" y="0"/>
                      <a:ext cx="5731510" cy="2721248"/>
                    </a:xfrm>
                    <a:prstGeom prst="rect">
                      <a:avLst/>
                    </a:prstGeom>
                    <a:ln>
                      <a:noFill/>
                    </a:ln>
                    <a:extLst>
                      <a:ext uri="{53640926-AAD7-44D8-BBD7-CCE9431645EC}">
                        <a14:shadowObscured xmlns:a14="http://schemas.microsoft.com/office/drawing/2010/main"/>
                      </a:ext>
                    </a:extLst>
                  </pic:spPr>
                </pic:pic>
              </a:graphicData>
            </a:graphic>
          </wp:inline>
        </w:drawing>
      </w:r>
    </w:p>
    <w:p w14:paraId="349CEDCD" w14:textId="5537F7D9" w:rsidR="00C8223E" w:rsidRPr="0037111B" w:rsidRDefault="008D52B4" w:rsidP="0092641B">
      <w:pPr>
        <w:pStyle w:val="Caption"/>
        <w:jc w:val="both"/>
        <w:rPr>
          <w:i w:val="0"/>
          <w:iCs w:val="0"/>
          <w:color w:val="0070C0"/>
          <w:sz w:val="24"/>
          <w:szCs w:val="24"/>
        </w:rPr>
      </w:pPr>
      <w:r w:rsidRPr="00B44B13">
        <w:rPr>
          <w:i w:val="0"/>
          <w:iCs w:val="0"/>
          <w:sz w:val="24"/>
          <w:szCs w:val="24"/>
        </w:rPr>
        <w:t xml:space="preserve">Figure </w:t>
      </w:r>
      <w:r w:rsidRPr="0037111B">
        <w:rPr>
          <w:i w:val="0"/>
          <w:iCs w:val="0"/>
          <w:sz w:val="24"/>
          <w:szCs w:val="24"/>
        </w:rPr>
        <w:fldChar w:fldCharType="begin"/>
      </w:r>
      <w:r w:rsidRPr="00B44B13">
        <w:rPr>
          <w:i w:val="0"/>
          <w:iCs w:val="0"/>
          <w:sz w:val="24"/>
          <w:szCs w:val="24"/>
        </w:rPr>
        <w:instrText xml:space="preserve"> SEQ Figure \* ARABIC </w:instrText>
      </w:r>
      <w:r w:rsidRPr="0037111B">
        <w:rPr>
          <w:i w:val="0"/>
          <w:iCs w:val="0"/>
          <w:sz w:val="24"/>
          <w:szCs w:val="24"/>
        </w:rPr>
        <w:fldChar w:fldCharType="separate"/>
      </w:r>
      <w:r w:rsidR="00090BEA" w:rsidRPr="00B44B13">
        <w:rPr>
          <w:i w:val="0"/>
          <w:iCs w:val="0"/>
          <w:noProof/>
          <w:sz w:val="24"/>
          <w:szCs w:val="24"/>
        </w:rPr>
        <w:t>1</w:t>
      </w:r>
      <w:r w:rsidRPr="0037111B">
        <w:rPr>
          <w:i w:val="0"/>
          <w:iCs w:val="0"/>
          <w:sz w:val="24"/>
          <w:szCs w:val="24"/>
        </w:rPr>
        <w:fldChar w:fldCharType="end"/>
      </w:r>
      <w:r w:rsidR="00D32091" w:rsidRPr="0037111B">
        <w:rPr>
          <w:i w:val="0"/>
          <w:iCs w:val="0"/>
          <w:sz w:val="24"/>
          <w:szCs w:val="24"/>
        </w:rPr>
        <w:t>: Example micrograph used to create the dataset</w:t>
      </w:r>
      <w:r w:rsidR="00731379" w:rsidRPr="0037111B">
        <w:rPr>
          <w:i w:val="0"/>
          <w:iCs w:val="0"/>
          <w:sz w:val="24"/>
          <w:szCs w:val="24"/>
        </w:rPr>
        <w:t>, with</w:t>
      </w:r>
      <w:r w:rsidR="00D32091" w:rsidRPr="0037111B">
        <w:rPr>
          <w:i w:val="0"/>
          <w:iCs w:val="0"/>
          <w:sz w:val="24"/>
          <w:szCs w:val="24"/>
        </w:rPr>
        <w:t xml:space="preserve"> </w:t>
      </w:r>
      <w:r w:rsidR="00731379" w:rsidRPr="0037111B">
        <w:rPr>
          <w:i w:val="0"/>
          <w:iCs w:val="0"/>
          <w:sz w:val="24"/>
          <w:szCs w:val="24"/>
        </w:rPr>
        <w:t>e</w:t>
      </w:r>
      <w:r w:rsidR="00F12019" w:rsidRPr="0037111B">
        <w:rPr>
          <w:i w:val="0"/>
          <w:iCs w:val="0"/>
          <w:sz w:val="24"/>
          <w:szCs w:val="24"/>
        </w:rPr>
        <w:t>xample binary images of each defect type that were found in the micrographs</w:t>
      </w:r>
      <w:r w:rsidR="006A4C35" w:rsidRPr="0037111B">
        <w:rPr>
          <w:i w:val="0"/>
          <w:iCs w:val="0"/>
          <w:sz w:val="24"/>
          <w:szCs w:val="24"/>
        </w:rPr>
        <w:t>. This includes</w:t>
      </w:r>
      <w:r w:rsidR="00F12019" w:rsidRPr="0037111B">
        <w:rPr>
          <w:i w:val="0"/>
          <w:iCs w:val="0"/>
          <w:sz w:val="24"/>
          <w:szCs w:val="24"/>
        </w:rPr>
        <w:t xml:space="preserve"> b) ‘crack’, c) ‘pore’, d) ‘lack of fusion, and e) ‘pore with crack’</w:t>
      </w:r>
      <w:r w:rsidR="006A4C35" w:rsidRPr="0037111B">
        <w:rPr>
          <w:i w:val="0"/>
          <w:iCs w:val="0"/>
          <w:sz w:val="24"/>
          <w:szCs w:val="24"/>
        </w:rPr>
        <w:t xml:space="preserve"> defects.</w:t>
      </w:r>
    </w:p>
    <w:p w14:paraId="552B2260" w14:textId="1D9A8BE4" w:rsidR="009D264B" w:rsidRPr="0037111B" w:rsidRDefault="009D264B" w:rsidP="0092641B">
      <w:pPr>
        <w:jc w:val="both"/>
        <w:rPr>
          <w:i/>
          <w:iCs/>
        </w:rPr>
      </w:pPr>
      <w:r w:rsidRPr="0037111B">
        <w:rPr>
          <w:i/>
          <w:iCs/>
        </w:rPr>
        <w:t xml:space="preserve">2.2 </w:t>
      </w:r>
      <w:r w:rsidR="00A8677A" w:rsidRPr="0037111B">
        <w:rPr>
          <w:i/>
          <w:iCs/>
        </w:rPr>
        <w:t>Data Augmentation</w:t>
      </w:r>
    </w:p>
    <w:p w14:paraId="7426FBA6" w14:textId="06F851DA" w:rsidR="00514C83" w:rsidRPr="0037111B" w:rsidRDefault="00514C83" w:rsidP="0092641B">
      <w:pPr>
        <w:jc w:val="both"/>
      </w:pPr>
      <w:r w:rsidRPr="0037111B">
        <w:t xml:space="preserve">The defect dataset images were standardised to </w:t>
      </w:r>
      <w:r w:rsidR="00585628" w:rsidRPr="0037111B">
        <w:t xml:space="preserve">a size of </w:t>
      </w:r>
      <w:r w:rsidRPr="0037111B">
        <w:t>200x200 pixels</w:t>
      </w:r>
      <w:r w:rsidR="001F5528" w:rsidRPr="0037111B">
        <w:t xml:space="preserve">. </w:t>
      </w:r>
      <w:r w:rsidR="00DF42C8" w:rsidRPr="0037111B">
        <w:t>It should be noted that resizing images can lead to some loss or distortion of the original information</w:t>
      </w:r>
      <w:r w:rsidR="00F5652A" w:rsidRPr="0037111B">
        <w:t>, as</w:t>
      </w:r>
      <w:r w:rsidR="00DF42C8" w:rsidRPr="0037111B">
        <w:t xml:space="preserve"> shrinking an image may lead to </w:t>
      </w:r>
      <w:r w:rsidR="00DF42C8" w:rsidRPr="0037111B">
        <w:rPr>
          <w:rStyle w:val="Strong"/>
          <w:b w:val="0"/>
          <w:bCs w:val="0"/>
        </w:rPr>
        <w:t>loss of detail</w:t>
      </w:r>
      <w:r w:rsidR="00DF42C8" w:rsidRPr="0037111B">
        <w:t xml:space="preserve">, and enlarging an image may lead to </w:t>
      </w:r>
      <w:r w:rsidR="00DF42C8" w:rsidRPr="0037111B">
        <w:rPr>
          <w:rStyle w:val="Strong"/>
          <w:b w:val="0"/>
          <w:bCs w:val="0"/>
        </w:rPr>
        <w:t>pixelation</w:t>
      </w:r>
      <w:r w:rsidR="00DF42C8" w:rsidRPr="0037111B">
        <w:t xml:space="preserve"> </w:t>
      </w:r>
      <w:r w:rsidR="00A32D3C" w:rsidRPr="0037111B">
        <w:fldChar w:fldCharType="begin"/>
      </w:r>
      <w:r w:rsidR="00152E36">
        <w:instrText xml:space="preserve"> ADDIN ZOTERO_ITEM CSL_CITATION {"citationID":"0xhRm1cZ","properties":{"formattedCitation":"(23)","plainCitation":"(23)","noteIndex":0},"citationItems":[{"id":257,"uris":["http://zotero.org/groups/5501489/items/QKGVA69L"],"itemData":{"id":257,"type":"article-journal","abstract":"An increasing amount of display devices with fixed sizes call for an adaptive strategy for optimal display. For this purpose, content aware image resizing techniques are developed. Previous works mainly lay their attention on the shrinkage operation of the examined image. Less efforts are paid on the expansion manipulation. Though some literatures claim an extension of their shrinkage operation to expanding the image in a similar way, the obtained results are not satisfying. In this paper, a high quality image resizing method is proposed to retain the details when stretching an image. Instead of using interpolation based techniques which are taken for granted by existing methods, an expansion model is first learned from a set of training images. Then the future enlargement is based on this principle. Experiments on two publicly available datasets demonstrate the effectiveness of the presented method. A further extension on video enlargement is also presented as an example. Though the proposed method is formulated in the context of seam carving, it can be readily extended to other techniques such as cropping, segmentation and warping based resizing methods.","container-title":"Neurocomputing","DOI":"https://doi.org/10.1016/j.neucom.2013.09.032","ISSN":"0925-2312","page":"348-356","title":"High quality image resizing","volume":"131","author":[{"family":"Wang","given":"Qi"},{"family":"Yuan","given":"Yuan"}],"issued":{"date-parts":[["2014"]]}}}],"schema":"https://github.com/citation-style-language/schema/raw/master/csl-citation.json"} </w:instrText>
      </w:r>
      <w:r w:rsidR="00A32D3C" w:rsidRPr="0037111B">
        <w:fldChar w:fldCharType="separate"/>
      </w:r>
      <w:r w:rsidR="00152E36" w:rsidRPr="00152E36">
        <w:t>(23)</w:t>
      </w:r>
      <w:r w:rsidR="00A32D3C" w:rsidRPr="0037111B">
        <w:fldChar w:fldCharType="end"/>
      </w:r>
      <w:r w:rsidR="00DF42C8" w:rsidRPr="0037111B">
        <w:t xml:space="preserve">. As a result, this may </w:t>
      </w:r>
      <w:r w:rsidR="00DF42C8" w:rsidRPr="0037111B">
        <w:rPr>
          <w:rStyle w:val="Strong"/>
          <w:b w:val="0"/>
          <w:bCs w:val="0"/>
        </w:rPr>
        <w:t>affect the accuracy of subsequent image analysis or machine learning models that rely on high-quality data</w:t>
      </w:r>
      <w:r w:rsidR="00DF42C8" w:rsidRPr="0037111B">
        <w:t xml:space="preserve">. </w:t>
      </w:r>
      <w:r w:rsidR="00077AA2" w:rsidRPr="0037111B">
        <w:t>Data augmentation was also applied to the dataset.</w:t>
      </w:r>
      <w:r w:rsidR="00AE0BAA" w:rsidRPr="0037111B">
        <w:t xml:space="preserve"> </w:t>
      </w:r>
      <w:r w:rsidR="00FF73FC" w:rsidRPr="0037111B">
        <w:t>Deep learning models typically demand extensive datasets to gather sufficient information and patterns for effective training and performance</w:t>
      </w:r>
      <w:r w:rsidR="00A371AD" w:rsidRPr="0037111B">
        <w:t>.</w:t>
      </w:r>
      <w:r w:rsidR="00FF73FC" w:rsidRPr="0037111B">
        <w:t xml:space="preserve"> </w:t>
      </w:r>
      <w:r w:rsidR="008705F5" w:rsidRPr="0037111B">
        <w:t>D</w:t>
      </w:r>
      <w:r w:rsidR="00F44A13" w:rsidRPr="0037111B">
        <w:t>ata augmentation can support with avoiding overfitting</w:t>
      </w:r>
      <w:r w:rsidR="00E76EA8" w:rsidRPr="0037111B">
        <w:t xml:space="preserve"> to training data, </w:t>
      </w:r>
      <w:r w:rsidR="00614512" w:rsidRPr="0037111B">
        <w:t>which would result</w:t>
      </w:r>
      <w:r w:rsidR="00E76EA8" w:rsidRPr="0037111B">
        <w:t xml:space="preserve"> in the model’s poor generalisation performance on unseen samples </w:t>
      </w:r>
      <w:r w:rsidR="00E44B37" w:rsidRPr="0037111B">
        <w:fldChar w:fldCharType="begin"/>
      </w:r>
      <w:r w:rsidR="00152E36">
        <w:instrText xml:space="preserve"> ADDIN ZOTERO_ITEM CSL_CITATION {"citationID":"a9oaLJku","properties":{"formattedCitation":"(24,25)","plainCitation":"(24,25)","noteIndex":0},"citationItems":[{"id":258,"uris":["http://zotero.org/groups/5501489/items/T6C73S8Z"],"itemData":{"id":258,"type":"article-journal","container-title":"The journal of machine learning research","issue":"1","note":"publisher: JMLR. org","page":"1929–1958","title":"Dropout: a simple way to prevent neural networks from overfitting","volume":"15","author":[{"family":"Srivastava","given":"Nitish"},{"family":"Hinton","given":"Geoffrey"},{"family":"Krizhevsky","given":"Alex"},{"family":"Sutskever","given":"Ilya"},{"family":"Salakhutdinov","given":"Ruslan"}],"issued":{"date-parts":[["2014"]]}}},{"id":259,"uris":["http://zotero.org/groups/5501489/items/YZ54X2PR"],"itemData":{"id":259,"type":"article-journal","abstract":"We develop a technique to test the hypothesis that multilayered, feed-forward networks with few units on the first hidden layer generalize better than networks with many units in the first layer. Large networks are trained to perform a classification task and the redundant units are removed (“pruning”) to produce the smallest network capable of performing the task. A technique for inserting layers where pruning has introduced linear inseparability is also described. Two tests of ability to generalize are used—the ability to classify training inputs corrupted by noise and the ability to classify new patterns from each class. The hypothesis is found to be false for networks trained with noisy inputs. Pruning to the minimum number of units in the first layer produces networks which correctly classify the training set but generalize poorly compared with larger networks.","container-title":"Neural Networks","DOI":"https://doi.org/10.1016/0893-6080(91)90033-2","ISSN":"0893-6080","issue":"1","page":"67-79","title":"Creating artificial neural networks that generalize","volume":"4","author":[{"family":"Sietsma","given":"Jocelyn"},{"family":"Dow","given":"Robert J. F."}],"issued":{"date-parts":[["1991"]]}}}],"schema":"https://github.com/citation-style-language/schema/raw/master/csl-citation.json"} </w:instrText>
      </w:r>
      <w:r w:rsidR="00E44B37" w:rsidRPr="0037111B">
        <w:fldChar w:fldCharType="separate"/>
      </w:r>
      <w:r w:rsidR="00152E36" w:rsidRPr="00152E36">
        <w:t>(24,25)</w:t>
      </w:r>
      <w:r w:rsidR="00E44B37" w:rsidRPr="0037111B">
        <w:fldChar w:fldCharType="end"/>
      </w:r>
      <w:r w:rsidR="00E76EA8" w:rsidRPr="0037111B">
        <w:t>.</w:t>
      </w:r>
      <w:r w:rsidR="008460B7" w:rsidRPr="0037111B">
        <w:t xml:space="preserve"> In this work, augmentation involved a random reflection on the X and Y axis of the image, a random rotation of the image from 20 to -20 degrees</w:t>
      </w:r>
      <w:r w:rsidR="00EE7DB4" w:rsidRPr="0037111B">
        <w:t xml:space="preserve"> around its centre</w:t>
      </w:r>
      <w:r w:rsidR="008460B7" w:rsidRPr="0037111B">
        <w:t>, and a random scaling of 0.9 to 1.1.</w:t>
      </w:r>
      <w:r w:rsidR="00870AC3" w:rsidRPr="0037111B">
        <w:t xml:space="preserve"> Following augmentation, the dataset was compiled into a training dataset (70%) and a validation dataset (30%).</w:t>
      </w:r>
    </w:p>
    <w:p w14:paraId="52C690F9" w14:textId="2132AFCB" w:rsidR="00BB3932" w:rsidRPr="00B44B13" w:rsidRDefault="00146EFF" w:rsidP="0092641B">
      <w:pPr>
        <w:jc w:val="both"/>
        <w:rPr>
          <w:i/>
          <w:iCs/>
        </w:rPr>
      </w:pPr>
      <w:r w:rsidRPr="00B44B13">
        <w:rPr>
          <w:i/>
          <w:iCs/>
        </w:rPr>
        <w:t>2.</w:t>
      </w:r>
      <w:r w:rsidR="00BB3932" w:rsidRPr="0037111B">
        <w:rPr>
          <w:i/>
          <w:iCs/>
        </w:rPr>
        <w:t>4</w:t>
      </w:r>
      <w:r w:rsidRPr="00B44B13">
        <w:rPr>
          <w:i/>
          <w:iCs/>
        </w:rPr>
        <w:t xml:space="preserve"> </w:t>
      </w:r>
      <w:r w:rsidR="009C135F" w:rsidRPr="00B44B13">
        <w:rPr>
          <w:i/>
          <w:iCs/>
        </w:rPr>
        <w:t>Baseline Mod</w:t>
      </w:r>
      <w:r w:rsidR="00C0274B" w:rsidRPr="00B44B13">
        <w:rPr>
          <w:i/>
          <w:iCs/>
        </w:rPr>
        <w:t>e</w:t>
      </w:r>
      <w:r w:rsidR="00AE0BAA" w:rsidRPr="00B44B13">
        <w:rPr>
          <w:i/>
          <w:iCs/>
        </w:rPr>
        <w:t>l</w:t>
      </w:r>
    </w:p>
    <w:p w14:paraId="7DD2D7E8" w14:textId="29E2EB6F" w:rsidR="005120F3" w:rsidRDefault="00835D9B" w:rsidP="0092641B">
      <w:pPr>
        <w:jc w:val="both"/>
      </w:pPr>
      <w:r w:rsidRPr="0037111B">
        <w:t xml:space="preserve">To begin, a baseline neural network was created as a foundation model for optimisation. </w:t>
      </w:r>
      <w:r w:rsidR="00A51E06" w:rsidRPr="0037111B">
        <w:t xml:space="preserve">It used a filter size of 5x5 which was kept consistent for all subsequent model training. The baseline model consisted of 4 </w:t>
      </w:r>
      <w:r w:rsidR="00B713A9" w:rsidRPr="0037111B">
        <w:t>b</w:t>
      </w:r>
      <w:r w:rsidR="00E73295" w:rsidRPr="0037111B">
        <w:t>locks</w:t>
      </w:r>
      <w:r w:rsidR="00A51E06" w:rsidRPr="0037111B">
        <w:t xml:space="preserve"> and 10 filters per </w:t>
      </w:r>
      <w:r w:rsidR="006602A8" w:rsidRPr="0037111B">
        <w:t>block</w:t>
      </w:r>
      <w:r w:rsidR="00A51E06" w:rsidRPr="0037111B">
        <w:t xml:space="preserve">. </w:t>
      </w:r>
      <w:r w:rsidR="00A236A8" w:rsidRPr="0037111B">
        <w:t xml:space="preserve">Each block is of a standard architecture, </w:t>
      </w:r>
      <w:r w:rsidR="00A236A8" w:rsidRPr="0037111B">
        <w:lastRenderedPageBreak/>
        <w:t xml:space="preserve">containing a 2d convolution layer, </w:t>
      </w:r>
      <w:r w:rsidR="008942C8" w:rsidRPr="0037111B">
        <w:t>batch normali</w:t>
      </w:r>
      <w:r w:rsidR="001375FC" w:rsidRPr="0037111B">
        <w:t>s</w:t>
      </w:r>
      <w:r w:rsidR="008942C8" w:rsidRPr="0037111B">
        <w:t xml:space="preserve">ation layer, </w:t>
      </w:r>
      <w:r w:rsidR="00691332" w:rsidRPr="0037111B">
        <w:t>rectified linear unit (</w:t>
      </w:r>
      <w:proofErr w:type="spellStart"/>
      <w:r w:rsidR="008942C8" w:rsidRPr="0037111B">
        <w:t>R</w:t>
      </w:r>
      <w:r w:rsidR="00691332" w:rsidRPr="0037111B">
        <w:t>e</w:t>
      </w:r>
      <w:r w:rsidR="008942C8" w:rsidRPr="0037111B">
        <w:t>LU</w:t>
      </w:r>
      <w:proofErr w:type="spellEnd"/>
      <w:r w:rsidR="00691332" w:rsidRPr="0037111B">
        <w:t>)</w:t>
      </w:r>
      <w:r w:rsidR="008942C8" w:rsidRPr="0037111B">
        <w:t xml:space="preserve"> layer and a max</w:t>
      </w:r>
      <w:r w:rsidR="000B6015" w:rsidRPr="0037111B">
        <w:t xml:space="preserve"> p</w:t>
      </w:r>
      <w:r w:rsidR="008942C8" w:rsidRPr="0037111B">
        <w:t xml:space="preserve">ooling layer. By varying the number of batches and stacking them on top of each other, we achieve a network with different architectures, modifying </w:t>
      </w:r>
      <w:r w:rsidR="007C343B" w:rsidRPr="0037111B">
        <w:t>its</w:t>
      </w:r>
      <w:r w:rsidR="008942C8" w:rsidRPr="0037111B">
        <w:t xml:space="preserve"> ability to learn the patterns from the training data and </w:t>
      </w:r>
      <w:r w:rsidR="007C343B" w:rsidRPr="0037111B">
        <w:t>improving overall</w:t>
      </w:r>
      <w:r w:rsidR="008942C8" w:rsidRPr="0037111B">
        <w:t xml:space="preserve"> performance.</w:t>
      </w:r>
    </w:p>
    <w:p w14:paraId="7E5F3251" w14:textId="77777777" w:rsidR="00CB4F3C" w:rsidRPr="0037111B" w:rsidRDefault="00CB4F3C" w:rsidP="0092641B">
      <w:pPr>
        <w:jc w:val="both"/>
      </w:pPr>
    </w:p>
    <w:p w14:paraId="59012113" w14:textId="2B9B416D" w:rsidR="00421035" w:rsidRPr="00B44B13" w:rsidRDefault="00146EFF" w:rsidP="0092641B">
      <w:pPr>
        <w:jc w:val="both"/>
        <w:rPr>
          <w:i/>
          <w:iCs/>
        </w:rPr>
      </w:pPr>
      <w:r w:rsidRPr="00B44B13">
        <w:rPr>
          <w:i/>
          <w:iCs/>
        </w:rPr>
        <w:t>2.</w:t>
      </w:r>
      <w:r w:rsidR="00BB3932" w:rsidRPr="0037111B">
        <w:rPr>
          <w:i/>
          <w:iCs/>
        </w:rPr>
        <w:t>5</w:t>
      </w:r>
      <w:r w:rsidRPr="00B44B13">
        <w:rPr>
          <w:i/>
          <w:iCs/>
        </w:rPr>
        <w:t xml:space="preserve"> </w:t>
      </w:r>
      <w:r w:rsidR="00586CFF" w:rsidRPr="00B44B13">
        <w:rPr>
          <w:i/>
          <w:iCs/>
        </w:rPr>
        <w:t xml:space="preserve">Hyperparameter </w:t>
      </w:r>
      <w:r w:rsidR="003D01A8">
        <w:rPr>
          <w:i/>
          <w:iCs/>
        </w:rPr>
        <w:t>tuning</w:t>
      </w:r>
      <w:r w:rsidR="0016660A" w:rsidRPr="00B44B13">
        <w:rPr>
          <w:i/>
          <w:iCs/>
        </w:rPr>
        <w:t xml:space="preserve"> and Optimisation</w:t>
      </w:r>
    </w:p>
    <w:p w14:paraId="1A2726EB" w14:textId="55262BE0" w:rsidR="00F637B1" w:rsidRPr="0037111B" w:rsidRDefault="00421035" w:rsidP="0092641B">
      <w:pPr>
        <w:jc w:val="both"/>
      </w:pPr>
      <w:r w:rsidRPr="00B87740">
        <w:rPr>
          <w:highlight w:val="yellow"/>
        </w:rPr>
        <w:t xml:space="preserve">An important feature of designing and optimising neural networks is hyperparameter </w:t>
      </w:r>
      <w:r w:rsidR="003D01A8">
        <w:rPr>
          <w:highlight w:val="yellow"/>
        </w:rPr>
        <w:t>tuning</w:t>
      </w:r>
      <w:r w:rsidRPr="00B87740">
        <w:rPr>
          <w:highlight w:val="yellow"/>
        </w:rPr>
        <w:t>.</w:t>
      </w:r>
      <w:r w:rsidR="004358CE" w:rsidRPr="00B87740">
        <w:rPr>
          <w:highlight w:val="yellow"/>
        </w:rPr>
        <w:t xml:space="preserve"> </w:t>
      </w:r>
      <w:r w:rsidR="00223247" w:rsidRPr="00B87740">
        <w:rPr>
          <w:highlight w:val="yellow"/>
        </w:rPr>
        <w:t xml:space="preserve">In machine learning models, there are two types of parameters to consider: model parameters, which are </w:t>
      </w:r>
      <w:r w:rsidR="00A42834" w:rsidRPr="00B87740">
        <w:rPr>
          <w:highlight w:val="yellow"/>
        </w:rPr>
        <w:t>initiali</w:t>
      </w:r>
      <w:r w:rsidR="00C001AA" w:rsidRPr="00B87740">
        <w:rPr>
          <w:highlight w:val="yellow"/>
        </w:rPr>
        <w:t>s</w:t>
      </w:r>
      <w:r w:rsidR="00A42834" w:rsidRPr="00B87740">
        <w:rPr>
          <w:highlight w:val="yellow"/>
        </w:rPr>
        <w:t xml:space="preserve">ed internally in the model and vary as the machine learning algorithm learns (such as weights of neurons in a neural network), and hyperparameters, </w:t>
      </w:r>
      <w:r w:rsidR="000419AA" w:rsidRPr="00B87740">
        <w:rPr>
          <w:highlight w:val="yellow"/>
        </w:rPr>
        <w:t xml:space="preserve">which are </w:t>
      </w:r>
      <w:r w:rsidR="00CF5761" w:rsidRPr="00B87740">
        <w:rPr>
          <w:highlight w:val="yellow"/>
        </w:rPr>
        <w:t xml:space="preserve">freely-selectable </w:t>
      </w:r>
      <w:r w:rsidR="000419AA" w:rsidRPr="00B87740">
        <w:rPr>
          <w:highlight w:val="yellow"/>
        </w:rPr>
        <w:t xml:space="preserve">external </w:t>
      </w:r>
      <w:r w:rsidR="009F7D83" w:rsidRPr="00B87740">
        <w:rPr>
          <w:highlight w:val="yellow"/>
        </w:rPr>
        <w:t>parameters that</w:t>
      </w:r>
      <w:r w:rsidR="000419AA" w:rsidRPr="00B87740">
        <w:rPr>
          <w:highlight w:val="yellow"/>
        </w:rPr>
        <w:t xml:space="preserve"> do not vary while the </w:t>
      </w:r>
      <w:r w:rsidR="000243ED" w:rsidRPr="00B87740">
        <w:rPr>
          <w:highlight w:val="yellow"/>
        </w:rPr>
        <w:t xml:space="preserve">model is learning </w:t>
      </w:r>
      <w:r w:rsidR="000243ED" w:rsidRPr="00B87740">
        <w:rPr>
          <w:highlight w:val="yellow"/>
        </w:rPr>
        <w:fldChar w:fldCharType="begin"/>
      </w:r>
      <w:r w:rsidR="00152E36">
        <w:rPr>
          <w:highlight w:val="yellow"/>
        </w:rPr>
        <w:instrText xml:space="preserve"> ADDIN ZOTERO_ITEM CSL_CITATION {"citationID":"ehYsLoAS","properties":{"formattedCitation":"(26,27)","plainCitation":"(26,27)","noteIndex":0},"citationItems":[{"id":286,"uris":["http://zotero.org/groups/5501489/items/LIFKFG5K"],"itemData":{"id":286,"type":"article-journal","abstract":"Machine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effectively.","container-title":"Neurocomputing","DOI":"https://doi.org/10.1016/j.neucom.2020.07.061","ISSN":"0925-2312","page":"295-316","title":"On hyperparameter optimization of machine learning algorithms: Theory and practice","volume":"415","author":[{"family":"Yang","given":"Li"},{"family":"Shami","given":"Abdallah"}],"issued":{"date-parts":[["2020"]]}}},{"id":268,"uris":["http://zotero.org/groups/5501489/items/ZWFDHRSY"],"itemData":{"id":268,"type":"chapter","abstract":"Recent interest in complex and computationally expensive machine learning models with many hyperparameters, such as automated machine learning (AutoML) frameworks and deep neural networks, has resulted in a resurgence of research on hyperparameter optimization (HPO). In this chapter, we give an overview of the most prominent approaches for HPO. We first discuss blackbox function optimization methods based on model-free methods and Bayesian optimization. Since the high computational demand of many modern machine learning applications renders pure blackbox optimization extremely costly, we next focus on modern multi-fidelity methods that use (much) cheaper variants of the blackbox function to approximately assess the quality of hyperparameter settings. Lastly, we point to open problems and future research directions.","container-title":"Automated Machine Learning: Methods, Systems, Challenges","event-place":"Cham","ISBN":"978-3-030-05318-5","note":"DOI: 10.1007/978-3-030-05318-5_1","page":"3–33","publisher":"Springer International Publishing","publisher-place":"Cham","title":"Hyperparameter Optimization","URL":"https://doi.org/10.1007/978-3-030-05318-5_1","author":[{"family":"Feurer","given":"Matthias"},{"family":"Hutter","given":"Frank"}],"editor":[{"family":"Hutter","given":"Frank"},{"family":"Kotthoff","given":"Lars"},{"family":"Vanschoren","given":"Joaquin"}],"issued":{"date-parts":[["2019"]]}}}],"schema":"https://github.com/citation-style-language/schema/raw/master/csl-citation.json"} </w:instrText>
      </w:r>
      <w:r w:rsidR="000243ED" w:rsidRPr="00B87740">
        <w:rPr>
          <w:highlight w:val="yellow"/>
        </w:rPr>
        <w:fldChar w:fldCharType="separate"/>
      </w:r>
      <w:r w:rsidR="00152E36" w:rsidRPr="00152E36">
        <w:rPr>
          <w:highlight w:val="yellow"/>
        </w:rPr>
        <w:t>(26,27)</w:t>
      </w:r>
      <w:r w:rsidR="000243ED" w:rsidRPr="00B87740">
        <w:rPr>
          <w:highlight w:val="yellow"/>
        </w:rPr>
        <w:fldChar w:fldCharType="end"/>
      </w:r>
      <w:r w:rsidR="000243ED" w:rsidRPr="00B87740">
        <w:rPr>
          <w:highlight w:val="yellow"/>
        </w:rPr>
        <w:t>.</w:t>
      </w:r>
      <w:r w:rsidR="004358CE" w:rsidRPr="00B87740">
        <w:rPr>
          <w:highlight w:val="yellow"/>
        </w:rPr>
        <w:t xml:space="preserve"> In the context of neural networks, </w:t>
      </w:r>
      <w:r w:rsidR="00CF5761" w:rsidRPr="00B87740">
        <w:rPr>
          <w:highlight w:val="yellow"/>
        </w:rPr>
        <w:t xml:space="preserve">hyperparameters are </w:t>
      </w:r>
      <w:r w:rsidR="00E367B2" w:rsidRPr="00B87740">
        <w:rPr>
          <w:highlight w:val="yellow"/>
        </w:rPr>
        <w:t>settings that can be changed to influence the learning process (such as training time, learn r</w:t>
      </w:r>
      <w:r w:rsidR="00452186" w:rsidRPr="00B87740">
        <w:rPr>
          <w:highlight w:val="yellow"/>
        </w:rPr>
        <w:t xml:space="preserve">ate, or </w:t>
      </w:r>
      <w:r w:rsidR="00481A19" w:rsidRPr="00B87740">
        <w:rPr>
          <w:highlight w:val="yellow"/>
        </w:rPr>
        <w:t>batch size</w:t>
      </w:r>
      <w:r w:rsidR="00452186" w:rsidRPr="00B87740">
        <w:rPr>
          <w:highlight w:val="yellow"/>
        </w:rPr>
        <w:t>) and the architecture of a neural network (such as number of neurons, number and type of hidden layers)</w:t>
      </w:r>
      <w:r w:rsidR="00F50110" w:rsidRPr="00B87740">
        <w:rPr>
          <w:highlight w:val="yellow"/>
        </w:rPr>
        <w:t xml:space="preserve"> </w:t>
      </w:r>
      <w:r w:rsidR="00F50110" w:rsidRPr="00B87740">
        <w:rPr>
          <w:highlight w:val="yellow"/>
        </w:rPr>
        <w:fldChar w:fldCharType="begin"/>
      </w:r>
      <w:r w:rsidR="00152E36">
        <w:rPr>
          <w:highlight w:val="yellow"/>
        </w:rPr>
        <w:instrText xml:space="preserve"> ADDIN ZOTERO_ITEM CSL_CITATION {"citationID":"O3igPiwX","properties":{"formattedCitation":"(28)","plainCitation":"(28)","noteIndex":0},"citationItems":[{"id":287,"uris":["http://zotero.org/groups/5501489/items/QYNTRAG2"],"itemData":{"id":287,"type":"article-journal","container-title":"IBM Journal of Research and Development","DOI":"10.1147/JRD.2017.2709578","issue":"4/5","page":"9:1-9:11","title":"An effective algorithm for hyperparameter optimization of neural networks","volume":"61","author":[{"family":"Diaz","given":"G. I."},{"family":"Fokoue-Nkoutche","given":"A."},{"family":"Nannicini","given":"G."},{"family":"Samulowitz","given":"H."}],"issued":{"date-parts":[["2017"]]}}}],"schema":"https://github.com/citation-style-language/schema/raw/master/csl-citation.json"} </w:instrText>
      </w:r>
      <w:r w:rsidR="00F50110" w:rsidRPr="00B87740">
        <w:rPr>
          <w:highlight w:val="yellow"/>
        </w:rPr>
        <w:fldChar w:fldCharType="separate"/>
      </w:r>
      <w:r w:rsidR="00152E36" w:rsidRPr="00152E36">
        <w:rPr>
          <w:highlight w:val="yellow"/>
        </w:rPr>
        <w:t>(28)</w:t>
      </w:r>
      <w:r w:rsidR="00F50110" w:rsidRPr="00B87740">
        <w:rPr>
          <w:highlight w:val="yellow"/>
        </w:rPr>
        <w:fldChar w:fldCharType="end"/>
      </w:r>
      <w:r w:rsidR="00E367B2" w:rsidRPr="00B87740">
        <w:rPr>
          <w:highlight w:val="yellow"/>
        </w:rPr>
        <w:t>.</w:t>
      </w:r>
      <w:r w:rsidR="000E2010">
        <w:t xml:space="preserve"> </w:t>
      </w:r>
      <w:r w:rsidR="00847932" w:rsidRPr="0037111B">
        <w:t>H</w:t>
      </w:r>
      <w:r w:rsidR="0016660A" w:rsidRPr="0037111B">
        <w:t xml:space="preserve">yperparameter </w:t>
      </w:r>
      <w:r w:rsidR="00452186">
        <w:t>tuning and optimisation</w:t>
      </w:r>
      <w:r w:rsidR="00C001AA">
        <w:t xml:space="preserve"> by automated means</w:t>
      </w:r>
      <w:r w:rsidR="0016660A" w:rsidRPr="0037111B">
        <w:t xml:space="preserve"> is</w:t>
      </w:r>
      <w:r w:rsidR="00847932" w:rsidRPr="0037111B">
        <w:t xml:space="preserve"> useful</w:t>
      </w:r>
      <w:r w:rsidR="0016660A" w:rsidRPr="0037111B">
        <w:t xml:space="preserve"> because it reduces the human effort in identifying the best combination of hyperparameters for best performance, improves the performance of the algorithm by customi</w:t>
      </w:r>
      <w:r w:rsidR="007D01B7" w:rsidRPr="0037111B">
        <w:t>s</w:t>
      </w:r>
      <w:r w:rsidR="0016660A" w:rsidRPr="0037111B">
        <w:t>ing it to the given dataset/application, and it improves reproducibility and facilitates comparison between models</w:t>
      </w:r>
      <w:r w:rsidR="00631113">
        <w:t xml:space="preserve"> </w:t>
      </w:r>
      <w:r w:rsidR="00B879A9">
        <w:fldChar w:fldCharType="begin"/>
      </w:r>
      <w:r w:rsidR="00152E36">
        <w:instrText xml:space="preserve"> ADDIN ZOTERO_ITEM CSL_CITATION {"citationID":"yEL97pUI","properties":{"formattedCitation":"(29)","plainCitation":"(29)","noteIndex":0},"citationItems":[{"id":288,"uris":["http://zotero.org/groups/5501489/items/RD7C4TCS"],"itemData":{"id":288,"type":"article-journal","abstract":"Convolutional Neural Network (CNN) is a prevalent topic in deep learning (DL) research for their architectural advantages. CNN relies heavily on hyperparameter configurations, and manually tuning these hyperparameters can be time-consuming for researchers, therefore we need efficient optimization techniques. In this systematic review, we explore a range of well used algorithms, including metaheuristic, statistical, sequential, and numerical approaches, to fine-tune CNN hyperparameters. Our research offers an exhaustive categorization of these hyperparameter optimization (HPO) algorithms and investigates the fundamental concepts of CNN, explaining the role of hyperparameters and their variants. Furthermore, an exhaustive literature review of HPO algorithms in CNN employing the above mentioned algorithms is undertaken. A comparative analysis is conducted based on their HPO strategies, error evaluation approaches, and accuracy results across various datasets to assess the efficacy of these methods. In addition to addressing current challenges in HPO, our research illuminates unresolved issues in the field. By providing insightful evaluations of the merits and demerits of various HPO algorithms, our objective is to assist researchers in determining a suitable method for a particular problem and dataset. By highlighting future research directions and synthesizing diversified knowledge, our survey contributes significantly to the ongoing development of CNN hyperparameter optimization.","container-title":"Decision Analytics Journal","DOI":"https://doi.org/10.1016/j.dajour.2024.100470","ISSN":"2772-6622","page":"100470","title":"A systematic review of hyperparameter optimization techniques in Convolutional Neural Networks","volume":"11","author":[{"family":"Raiaan","given":"Mohaimenul Azam Khan"},{"family":"Sakib","given":"Sadman"},{"family":"Fahad","given":"Nur Mohammad"},{"family":"Mamun","given":"Abdullah Al"},{"family":"Rahman","given":"Md Anisur"},{"family":"Shatabda","given":"Swakkhar"},{"family":"Mukta","given":"Md Saddam Hossain"}],"issued":{"date-parts":[["2024"]]}}}],"schema":"https://github.com/citation-style-language/schema/raw/master/csl-citation.json"} </w:instrText>
      </w:r>
      <w:r w:rsidR="00B879A9">
        <w:fldChar w:fldCharType="separate"/>
      </w:r>
      <w:r w:rsidR="00152E36" w:rsidRPr="00152E36">
        <w:t>(29)</w:t>
      </w:r>
      <w:r w:rsidR="00B879A9">
        <w:fldChar w:fldCharType="end"/>
      </w:r>
      <w:r w:rsidR="0016660A" w:rsidRPr="0037111B">
        <w:t>.</w:t>
      </w:r>
      <w:r w:rsidR="00100EDD" w:rsidRPr="0037111B">
        <w:t xml:space="preserve"> In this work, two</w:t>
      </w:r>
      <w:r w:rsidR="00DA20EA">
        <w:t xml:space="preserve"> algorithms were </w:t>
      </w:r>
      <w:r w:rsidR="007D17C2">
        <w:t>used</w:t>
      </w:r>
      <w:r w:rsidR="00DA20EA">
        <w:t xml:space="preserve"> to tune hyperparameters to their optimal configuration: </w:t>
      </w:r>
      <w:proofErr w:type="spellStart"/>
      <w:r w:rsidR="00BC0901" w:rsidRPr="0037111B">
        <w:t>i</w:t>
      </w:r>
      <w:proofErr w:type="spellEnd"/>
      <w:r w:rsidR="00BC0901" w:rsidRPr="0037111B">
        <w:t>) Grid</w:t>
      </w:r>
      <w:r w:rsidR="0056556C" w:rsidRPr="0037111B">
        <w:t>-s</w:t>
      </w:r>
      <w:r w:rsidR="00100EDD" w:rsidRPr="0037111B">
        <w:t xml:space="preserve">earch and </w:t>
      </w:r>
      <w:r w:rsidR="00BC0901" w:rsidRPr="0037111B">
        <w:t xml:space="preserve">ii) </w:t>
      </w:r>
      <w:r w:rsidR="00100EDD" w:rsidRPr="0037111B">
        <w:t>Bayesian optimisation.</w:t>
      </w:r>
    </w:p>
    <w:p w14:paraId="7CA5A0B7" w14:textId="52ADEDB5" w:rsidR="00996E6C" w:rsidRPr="0037111B" w:rsidRDefault="00CC742C" w:rsidP="0092641B">
      <w:pPr>
        <w:jc w:val="both"/>
      </w:pPr>
      <w:r w:rsidRPr="0037111B">
        <w:t>Grid</w:t>
      </w:r>
      <w:r w:rsidR="00F51BA2" w:rsidRPr="0037111B">
        <w:t>-</w:t>
      </w:r>
      <w:r w:rsidRPr="0037111B">
        <w:t xml:space="preserve">search is a basic </w:t>
      </w:r>
      <w:r w:rsidR="000421CD" w:rsidRPr="0037111B">
        <w:t xml:space="preserve">hyperparameter tuning method </w:t>
      </w:r>
      <w:r w:rsidR="002F251C" w:rsidRPr="0037111B">
        <w:t>where a</w:t>
      </w:r>
      <w:r w:rsidR="009F0453" w:rsidRPr="0037111B">
        <w:t xml:space="preserve"> model is built using each combination of hyperparameters, trained, and then evaluated based on </w:t>
      </w:r>
      <w:r w:rsidR="002F251C" w:rsidRPr="0037111B">
        <w:t>its</w:t>
      </w:r>
      <w:r w:rsidR="009F0453" w:rsidRPr="0037111B">
        <w:t xml:space="preserve"> performance</w:t>
      </w:r>
      <w:r w:rsidR="002F251C" w:rsidRPr="0037111B">
        <w:t xml:space="preserve"> </w:t>
      </w:r>
      <w:r w:rsidR="002F251C" w:rsidRPr="0037111B">
        <w:fldChar w:fldCharType="begin"/>
      </w:r>
      <w:r w:rsidR="00152E36">
        <w:instrText xml:space="preserve"> ADDIN ZOTERO_ITEM CSL_CITATION {"citationID":"mbHmoouq","properties":{"formattedCitation":"(30)","plainCitation":"(30)","noteIndex":0},"citationItems":[{"id":263,"uris":["http://zotero.org/groups/5501489/items/BDXR7YFE"],"itemData":{"id":263,"type":"article-journal","container-title":"Informatica Economica","issue":"2","title":"Basic Hyperparameters Tuning Methods for Classification Algorithms.","volume":"25","author":[{"family":"Antal-Vaida","given":"Claudia"}],"issued":{"date-parts":[["2021"]]}}}],"schema":"https://github.com/citation-style-language/schema/raw/master/csl-citation.json"} </w:instrText>
      </w:r>
      <w:r w:rsidR="002F251C" w:rsidRPr="0037111B">
        <w:fldChar w:fldCharType="separate"/>
      </w:r>
      <w:r w:rsidR="00152E36" w:rsidRPr="00152E36">
        <w:t>(30)</w:t>
      </w:r>
      <w:r w:rsidR="002F251C" w:rsidRPr="0037111B">
        <w:fldChar w:fldCharType="end"/>
      </w:r>
      <w:r w:rsidR="009F0453" w:rsidRPr="0037111B">
        <w:t>.</w:t>
      </w:r>
      <w:r w:rsidR="000013EB" w:rsidRPr="0037111B">
        <w:t xml:space="preserve"> </w:t>
      </w:r>
      <w:r w:rsidR="009F0453" w:rsidRPr="0037111B">
        <w:t xml:space="preserve">In this grid search, </w:t>
      </w:r>
      <w:r w:rsidR="00DD229E" w:rsidRPr="0037111B">
        <w:t>the number of batches and filters in the CNN were</w:t>
      </w:r>
      <w:r w:rsidR="00DF5F5F" w:rsidRPr="0037111B">
        <w:t xml:space="preserve"> explored, to evaluate which combination of these two CNN characteristics yields the optimal performance</w:t>
      </w:r>
      <w:r w:rsidR="00DD229E" w:rsidRPr="0037111B">
        <w:t>.</w:t>
      </w:r>
      <w:r w:rsidR="000013EB" w:rsidRPr="0037111B">
        <w:t xml:space="preserve"> </w:t>
      </w:r>
      <w:r w:rsidR="008A6CFB" w:rsidRPr="0037111B">
        <w:t>A disadvantage to grid</w:t>
      </w:r>
      <w:r w:rsidR="001F1C7C" w:rsidRPr="0037111B">
        <w:t xml:space="preserve"> </w:t>
      </w:r>
      <w:r w:rsidR="008A6CFB" w:rsidRPr="0037111B">
        <w:t>search is</w:t>
      </w:r>
      <w:r w:rsidR="001F1C7C" w:rsidRPr="0037111B">
        <w:t xml:space="preserve"> that as the range of values being explored increases, the computational efficiency of the algorithm drastically decreases.</w:t>
      </w:r>
      <w:r w:rsidR="00996E6C" w:rsidRPr="0037111B">
        <w:t xml:space="preserve"> To combat this, each model trained during grid search used 25% of the baseline training dataset, improving computational efficiency of the algorithm. </w:t>
      </w:r>
      <w:r w:rsidR="00F11F90" w:rsidRPr="0037111B">
        <w:t xml:space="preserve">The CNN architecture that yielded the optimal results in grid search was then trained with the full baseline training dataset, to evaluate its performance on </w:t>
      </w:r>
      <w:r w:rsidR="00D83F16" w:rsidRPr="0037111B">
        <w:t>the full</w:t>
      </w:r>
      <w:r w:rsidR="00E975BB" w:rsidRPr="0037111B">
        <w:t xml:space="preserve"> dataset</w:t>
      </w:r>
      <w:r w:rsidR="004A7F99" w:rsidRPr="0037111B">
        <w:t>.</w:t>
      </w:r>
      <w:r w:rsidR="00996E6C" w:rsidRPr="0037111B">
        <w:t xml:space="preserve"> </w:t>
      </w:r>
      <w:r w:rsidR="000013EB" w:rsidRPr="0037111B">
        <w:t xml:space="preserve">During grid search, CNN </w:t>
      </w:r>
      <w:r w:rsidR="00E92684" w:rsidRPr="0037111B">
        <w:t>architectures with 2-7 blocks and 5</w:t>
      </w:r>
      <w:r w:rsidR="002905D1" w:rsidRPr="0037111B">
        <w:t>-</w:t>
      </w:r>
      <w:r w:rsidR="00E92684" w:rsidRPr="0037111B">
        <w:t>25 filters (with increments of 5) were explored.</w:t>
      </w:r>
    </w:p>
    <w:p w14:paraId="2E6689F9" w14:textId="631D9F7A" w:rsidR="00D06893" w:rsidRPr="0037111B" w:rsidRDefault="003929FC" w:rsidP="0092641B">
      <w:pPr>
        <w:jc w:val="both"/>
      </w:pPr>
      <w:r w:rsidRPr="0037111B">
        <w:lastRenderedPageBreak/>
        <w:t xml:space="preserve">Bayesian optimisation is a more advanced approach to hyperparameter </w:t>
      </w:r>
      <w:r w:rsidR="00785D37">
        <w:t>tuning</w:t>
      </w:r>
      <w:r w:rsidR="00FD4225" w:rsidRPr="0037111B">
        <w:t xml:space="preserve">. </w:t>
      </w:r>
      <w:r w:rsidR="00C83D53" w:rsidRPr="0037111B">
        <w:t>The algorithm builds a response surface model using the mean and uncertainty predictions to guide the selection of subsequent data collection</w:t>
      </w:r>
      <w:r w:rsidR="00FD4225" w:rsidRPr="0037111B">
        <w:t xml:space="preserve"> </w:t>
      </w:r>
      <w:r w:rsidR="00FD4225" w:rsidRPr="0037111B">
        <w:fldChar w:fldCharType="begin"/>
      </w:r>
      <w:r w:rsidR="00152E36">
        <w:instrText xml:space="preserve"> ADDIN ZOTERO_ITEM CSL_CITATION {"citationID":"nIuFJCzA","properties":{"formattedCitation":"(31)","plainCitation":"(31)","noteIndex":0},"citationItems":[{"id":264,"uris":["http://zotero.org/groups/5501489/items/6W8Q6G7Z"],"itemData":{"id":264,"type":"article-journal","abstract":"Many real-world optimisation problems such as hyperparameter tuning in machine learning or simulation-based optimisation can be formulated as expensive-to-evaluate black-box functions. A popular approach to tackle such problems is Bayesian optimisation, which builds a response surface model based on the data collected so far, and uses the mean and uncertainty predicted by the model to decide what information to collect next. In this article, we propose a generalisation of the well-known Knowledge Gradient acquisition function that allows it to handle constraints. We empirically compare the new algorithm with four other state-of-the-art constrained Bayesian optimisation algorithms and demonstrate its superior performance. We also prove theoretical convergence in the infinite budget limit.","container-title":"ACM Trans. Model. Comput. Simul.","DOI":"10.1145/3641544","ISSN":"1049-3301","issue":"2","note":"publisher-place: New York, NY, USA\npublisher: Association for Computing Machinery","title":"Bayesian Optimisation for Constrained Problems","URL":"https://doi.org/10.1145/3641544","volume":"34","author":[{"family":"Ungredda","given":"Juan"},{"family":"Branke","given":"Juergen"}],"issued":{"date-parts":[["2024",4]]}}}],"schema":"https://github.com/citation-style-language/schema/raw/master/csl-citation.json"} </w:instrText>
      </w:r>
      <w:r w:rsidR="00FD4225" w:rsidRPr="0037111B">
        <w:fldChar w:fldCharType="separate"/>
      </w:r>
      <w:r w:rsidR="00152E36" w:rsidRPr="00152E36">
        <w:t>(31)</w:t>
      </w:r>
      <w:r w:rsidR="00FD4225" w:rsidRPr="0037111B">
        <w:fldChar w:fldCharType="end"/>
      </w:r>
      <w:r w:rsidR="00FD4225" w:rsidRPr="0037111B">
        <w:t>.</w:t>
      </w:r>
      <w:r w:rsidR="00B40775" w:rsidRPr="0037111B">
        <w:t xml:space="preserve"> Due to its ability to learn from previous iterations, Bayesian optimisation offers a more efficient approach to hyperparameter </w:t>
      </w:r>
      <w:r w:rsidR="003241D2">
        <w:t>tuning</w:t>
      </w:r>
      <w:r w:rsidR="00DE13D4" w:rsidRPr="0037111B">
        <w:t xml:space="preserve"> and Neural Architecture Search</w:t>
      </w:r>
      <w:r w:rsidR="002D50DA" w:rsidRPr="0037111B">
        <w:t xml:space="preserve"> when compared to grid search</w:t>
      </w:r>
      <w:r w:rsidR="00DE13D4" w:rsidRPr="0037111B">
        <w:t xml:space="preserve"> </w:t>
      </w:r>
      <w:r w:rsidR="00DE13D4" w:rsidRPr="0037111B">
        <w:fldChar w:fldCharType="begin"/>
      </w:r>
      <w:r w:rsidR="00152E36">
        <w:instrText xml:space="preserve"> ADDIN ZOTERO_ITEM CSL_CITATION {"citationID":"IkvtCSQP","properties":{"formattedCitation":"(32)","plainCitation":"(32)","noteIndex":0},"citationItems":[{"id":267,"uris":["http://zotero.org/groups/5501489/items/KCF7CMQ8"],"itemData":{"id":267,"type":"paper-conference","abstract":"Bayesian Optimisation (BO) refers to a class of methods for global optimisation of a function f which is only accessible via point evaluations. It is typically used in settings where f is expensive to evaluate. A common use case for BO in machine learning is model selection, where it is not possible to analytically model the generalisation performance of a statistical model, and we resort to noisy and expensive training and validation procedures to choose the best model. Conventional BO methods have focused on Euclidean and categorical domains, which, in the context of model selection, only permits tuning scalar hyper-parameters of machine learning algorithms. However, with the surge of interest in deep learning, there is an increasing demand to tune neural network architectures. In this work, we develop NASBOT, a Gaussian process based BO framework for neural architecture search. To accomplish this, we develop a distance metric in the space of neural network architectures which can be computed efficiently via an optimal transport program. This distance might be of independent interest to the deep learning community as it may find applications outside of BO. We demonstrate that NASBOT outperforms other alternatives for architecture search in several cross validation based model selection tasks on multi-layer perceptrons and convolutional neural networks.","collection-title":"NIPS'18","container-title":"Proceedings of the 32nd International Conference on Neural Information Processing Systems","event-place":"Red Hook, NY, USA","note":"event-place: Montréal, Canada","page":"2020–2029","publisher":"Curran Associates Inc.","publisher-place":"Red Hook, NY, USA","title":"Neural architecture search with Bayesian optimisation and optimal transport","author":[{"family":"Kandasamy","given":"Kirthevasan"},{"family":"Neiswanger","given":"Willie"},{"family":"Schneider","given":"Jeff"},{"family":"Póczos","given":"Barnabás"},{"family":"Xing","given":"Eric P."}],"issued":{"date-parts":[["2018"]]}}}],"schema":"https://github.com/citation-style-language/schema/raw/master/csl-citation.json"} </w:instrText>
      </w:r>
      <w:r w:rsidR="00DE13D4" w:rsidRPr="0037111B">
        <w:fldChar w:fldCharType="separate"/>
      </w:r>
      <w:r w:rsidR="00152E36" w:rsidRPr="00152E36">
        <w:t>(32)</w:t>
      </w:r>
      <w:r w:rsidR="00DE13D4" w:rsidRPr="0037111B">
        <w:fldChar w:fldCharType="end"/>
      </w:r>
      <w:r w:rsidR="00DE13D4" w:rsidRPr="0037111B">
        <w:t xml:space="preserve">. </w:t>
      </w:r>
      <w:r w:rsidR="00B40775" w:rsidRPr="0037111B">
        <w:t>Due to this improvement compared to grid search,</w:t>
      </w:r>
      <w:r w:rsidR="003751E9" w:rsidRPr="0037111B">
        <w:t xml:space="preserve"> the scope of hyperparameters explored during optimisation was widened. This include</w:t>
      </w:r>
      <w:r w:rsidR="00490C23" w:rsidRPr="0037111B">
        <w:t>d</w:t>
      </w:r>
      <w:r w:rsidR="003751E9" w:rsidRPr="0037111B">
        <w:t xml:space="preserve"> varying the </w:t>
      </w:r>
      <w:r w:rsidR="00D44EB7" w:rsidRPr="0037111B">
        <w:t>number of batches, number of filters, initial learn rate, mini batch size, learn rate drop factor, and learn rate drop period.</w:t>
      </w:r>
    </w:p>
    <w:p w14:paraId="31470804" w14:textId="5DE405F5" w:rsidR="0012073C" w:rsidRPr="0037111B" w:rsidRDefault="007F23A2" w:rsidP="0092641B">
      <w:pPr>
        <w:jc w:val="both"/>
        <w:rPr>
          <w:b/>
          <w:bCs/>
        </w:rPr>
      </w:pPr>
      <w:r w:rsidRPr="0037111B">
        <w:rPr>
          <w:b/>
          <w:bCs/>
        </w:rPr>
        <w:t xml:space="preserve">3. </w:t>
      </w:r>
      <w:r w:rsidR="00A34836" w:rsidRPr="0037111B">
        <w:rPr>
          <w:b/>
          <w:bCs/>
        </w:rPr>
        <w:t>Results and Discuss</w:t>
      </w:r>
      <w:r w:rsidR="004D2949" w:rsidRPr="0037111B">
        <w:rPr>
          <w:b/>
          <w:bCs/>
        </w:rPr>
        <w:t>ion</w:t>
      </w:r>
    </w:p>
    <w:p w14:paraId="6954752D" w14:textId="6B0F0602" w:rsidR="00A934B3" w:rsidRPr="0037111B" w:rsidRDefault="007C56A7" w:rsidP="0092641B">
      <w:pPr>
        <w:jc w:val="both"/>
        <w:rPr>
          <w:i/>
          <w:iCs/>
        </w:rPr>
      </w:pPr>
      <w:r w:rsidRPr="0037111B">
        <w:rPr>
          <w:i/>
          <w:iCs/>
        </w:rPr>
        <w:t xml:space="preserve">3.1 </w:t>
      </w:r>
      <w:r w:rsidR="00617CD1" w:rsidRPr="0037111B">
        <w:rPr>
          <w:i/>
          <w:iCs/>
        </w:rPr>
        <w:t>Original</w:t>
      </w:r>
      <w:r w:rsidR="008C6F0C" w:rsidRPr="0037111B">
        <w:rPr>
          <w:i/>
          <w:iCs/>
        </w:rPr>
        <w:t xml:space="preserve"> Dataset</w:t>
      </w:r>
    </w:p>
    <w:p w14:paraId="15626691" w14:textId="29DEEC19" w:rsidR="00DE2B7E" w:rsidRPr="0037111B" w:rsidRDefault="00B755BD" w:rsidP="0092641B">
      <w:pPr>
        <w:jc w:val="both"/>
      </w:pPr>
      <w:r w:rsidRPr="0037111B">
        <w:t xml:space="preserve">Confusion matrices describing the performance of the baseline model and models produced using optimisation methods are shown in Figure </w:t>
      </w:r>
      <w:r w:rsidR="001E61E7" w:rsidRPr="0037111B">
        <w:t>3</w:t>
      </w:r>
      <w:r w:rsidRPr="0037111B">
        <w:t>.</w:t>
      </w:r>
      <w:r w:rsidR="00476E35" w:rsidRPr="0037111B">
        <w:t xml:space="preserve"> </w:t>
      </w:r>
      <w:r w:rsidR="002905D1" w:rsidRPr="0037111B">
        <w:t>Confusion matrices</w:t>
      </w:r>
      <w:r w:rsidR="004D2319" w:rsidRPr="0037111B">
        <w:t xml:space="preserve"> display the counts of actual versus predicted classifications provided by the model, with each cell in the matrix representing the frequency of predictions for each class, including both correct and incorrect predictions. </w:t>
      </w:r>
      <w:r w:rsidR="00823005" w:rsidRPr="0037111B">
        <w:t>Confusion</w:t>
      </w:r>
      <w:r w:rsidR="004D2319" w:rsidRPr="0037111B">
        <w:t xml:space="preserve"> matri</w:t>
      </w:r>
      <w:r w:rsidR="00823005" w:rsidRPr="0037111B">
        <w:t>ces</w:t>
      </w:r>
      <w:r w:rsidR="004D2319" w:rsidRPr="0037111B">
        <w:t xml:space="preserve"> </w:t>
      </w:r>
      <w:r w:rsidR="00823005" w:rsidRPr="0037111B">
        <w:t>allow for the evaluation of overall model accuracy</w:t>
      </w:r>
      <w:r w:rsidR="0002646C" w:rsidRPr="0037111B">
        <w:t xml:space="preserve"> and assists with identifying the model’s weaknesses when classifying certain types of defects.</w:t>
      </w:r>
      <w:r w:rsidR="00FC2E47" w:rsidRPr="0037111B">
        <w:t xml:space="preserve"> </w:t>
      </w:r>
      <w:r w:rsidR="00371320" w:rsidRPr="0037111B">
        <w:t>Table 1 presents the performance of each model in accurately classifying various defects within the validation dataset along with its total accuracy</w:t>
      </w:r>
      <w:r w:rsidR="0047738B" w:rsidRPr="0037111B">
        <w:t>.</w:t>
      </w:r>
      <w:r w:rsidR="00476E35" w:rsidRPr="0037111B">
        <w:t xml:space="preserve"> </w:t>
      </w:r>
      <w:r w:rsidR="00DE2B7E" w:rsidRPr="0037111B">
        <w:rPr>
          <w:noProof/>
        </w:rPr>
        <w:t xml:space="preserve">The network produced by gridsearch optimisation contained 7 batches and 10 filters, whereas Bayesian optimisation created a model with 8 batches and 26 filters. </w:t>
      </w:r>
      <w:r w:rsidR="00403C16" w:rsidRPr="0037111B">
        <w:t>There was a steady increase in model classification performance as different optimisation methods were used to vary the hyperparameters of the model</w:t>
      </w:r>
      <w:r w:rsidR="00624D1F" w:rsidRPr="0037111B">
        <w:t xml:space="preserve">, with the </w:t>
      </w:r>
      <w:r w:rsidR="00222434" w:rsidRPr="0037111B">
        <w:t>Bayesian optimised model</w:t>
      </w:r>
      <w:r w:rsidR="00624D1F" w:rsidRPr="0037111B">
        <w:t xml:space="preserve"> yielding the </w:t>
      </w:r>
      <w:r w:rsidR="00146EFF" w:rsidRPr="0037111B">
        <w:t xml:space="preserve">highest overall </w:t>
      </w:r>
      <w:r w:rsidR="00624D1F" w:rsidRPr="0037111B">
        <w:t>classification performance</w:t>
      </w:r>
      <w:r w:rsidR="00B75CE1" w:rsidRPr="0037111B">
        <w:t xml:space="preserve">. </w:t>
      </w:r>
      <w:r w:rsidR="00CE7F28" w:rsidRPr="0037111B">
        <w:rPr>
          <w:noProof/>
        </w:rPr>
        <w:t>This suggests that CNNs with more complex architectures yield better results, as they are better able to capture distinctive features between different types of microstructural defects</w:t>
      </w:r>
      <w:r w:rsidR="00B721CE" w:rsidRPr="0037111B">
        <w:rPr>
          <w:noProof/>
        </w:rPr>
        <w:t xml:space="preserve">, which has been found in prior research </w:t>
      </w:r>
      <w:r w:rsidR="00B721CE" w:rsidRPr="0037111B">
        <w:rPr>
          <w:noProof/>
        </w:rPr>
        <w:fldChar w:fldCharType="begin"/>
      </w:r>
      <w:r w:rsidR="00152E36">
        <w:rPr>
          <w:noProof/>
        </w:rPr>
        <w:instrText xml:space="preserve"> ADDIN ZOTERO_ITEM CSL_CITATION {"citationID":"0tnsOHwF","properties":{"formattedCitation":"(33)","plainCitation":"(33)","noteIndex":0},"citationItems":[{"id":269,"uris":["http://zotero.org/groups/5501489/items/2GZNJTJ7"],"itemData":{"id":269,"type":"article-journal","container-title":"Materials","DOI":"10.3390/ma14102575","page":"2575","title":"The Application of Convolutional Neural Networks (CNNs) to Recognize Defects in 3D-Printed Parts","volume":"14","author":[{"family":"Wen","given":"Hao"},{"family":"Huang","given":"Chang"},{"family":"Guo","given":"S.M."}],"issued":{"date-parts":[["2021",5]]}}}],"schema":"https://github.com/citation-style-language/schema/raw/master/csl-citation.json"} </w:instrText>
      </w:r>
      <w:r w:rsidR="00B721CE" w:rsidRPr="0037111B">
        <w:rPr>
          <w:noProof/>
        </w:rPr>
        <w:fldChar w:fldCharType="separate"/>
      </w:r>
      <w:r w:rsidR="00152E36" w:rsidRPr="00152E36">
        <w:t>(33)</w:t>
      </w:r>
      <w:r w:rsidR="00B721CE" w:rsidRPr="0037111B">
        <w:rPr>
          <w:noProof/>
        </w:rPr>
        <w:fldChar w:fldCharType="end"/>
      </w:r>
      <w:r w:rsidR="00CE7F28" w:rsidRPr="0037111B">
        <w:rPr>
          <w:noProof/>
        </w:rPr>
        <w:t>.</w:t>
      </w:r>
    </w:p>
    <w:p w14:paraId="2919C772" w14:textId="1BCE7426" w:rsidR="005343DF" w:rsidRPr="0037111B" w:rsidRDefault="008D60D2" w:rsidP="0092641B">
      <w:pPr>
        <w:jc w:val="both"/>
        <w:rPr>
          <w:noProof/>
        </w:rPr>
      </w:pPr>
      <w:r w:rsidRPr="0037111B">
        <w:rPr>
          <w:noProof/>
        </w:rPr>
        <w:t>Similar to supervised ML models produced by Aziz et al.</w:t>
      </w:r>
      <w:r w:rsidR="00263727" w:rsidRPr="0037111B">
        <w:rPr>
          <w:noProof/>
        </w:rPr>
        <w:t xml:space="preserve"> </w:t>
      </w:r>
      <w:r w:rsidR="00A361FB" w:rsidRPr="0037111B">
        <w:rPr>
          <w:noProof/>
        </w:rPr>
        <w:fldChar w:fldCharType="begin"/>
      </w:r>
      <w:r w:rsidR="00152E36">
        <w:rPr>
          <w:noProof/>
        </w:rPr>
        <w:instrText xml:space="preserve"> ADDIN ZOTERO_ITEM CSL_CITATION {"citationID":"SSXxa3qW","properties":{"formattedCitation":"(21)","plainCitation":"(21)","noteIndex":0},"citationItems":[{"id":"7rnDYpxE/87hcAP01","uris":["http://zotero.org/groups/5501489/items/LIAIM2ZR"],"itemData":{"id":"bWrnnl1N/F3480xv3","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A361FB" w:rsidRPr="0037111B">
        <w:rPr>
          <w:noProof/>
        </w:rPr>
        <w:fldChar w:fldCharType="separate"/>
      </w:r>
      <w:r w:rsidR="00152E36" w:rsidRPr="00152E36">
        <w:t>(21)</w:t>
      </w:r>
      <w:r w:rsidR="00A361FB" w:rsidRPr="0037111B">
        <w:rPr>
          <w:noProof/>
        </w:rPr>
        <w:fldChar w:fldCharType="end"/>
      </w:r>
      <w:r w:rsidRPr="0037111B">
        <w:rPr>
          <w:noProof/>
        </w:rPr>
        <w:t>, the CNNs faced consistent challenges in accurately classifying ‘</w:t>
      </w:r>
      <w:r w:rsidR="008A6150" w:rsidRPr="0037111B">
        <w:rPr>
          <w:noProof/>
        </w:rPr>
        <w:t>p</w:t>
      </w:r>
      <w:r w:rsidRPr="0037111B">
        <w:rPr>
          <w:noProof/>
        </w:rPr>
        <w:t xml:space="preserve">ore with </w:t>
      </w:r>
      <w:r w:rsidR="008A6150" w:rsidRPr="0037111B">
        <w:rPr>
          <w:noProof/>
        </w:rPr>
        <w:t>c</w:t>
      </w:r>
      <w:r w:rsidRPr="0037111B">
        <w:rPr>
          <w:noProof/>
        </w:rPr>
        <w:t>rack’ defects. These defects combine the characteristics of ‘</w:t>
      </w:r>
      <w:r w:rsidR="00EE2B62" w:rsidRPr="0037111B">
        <w:rPr>
          <w:noProof/>
        </w:rPr>
        <w:t>p</w:t>
      </w:r>
      <w:r w:rsidRPr="0037111B">
        <w:rPr>
          <w:noProof/>
        </w:rPr>
        <w:t>ore’ and ‘</w:t>
      </w:r>
      <w:r w:rsidR="00EE2B62" w:rsidRPr="0037111B">
        <w:rPr>
          <w:noProof/>
        </w:rPr>
        <w:t>c</w:t>
      </w:r>
      <w:r w:rsidRPr="0037111B">
        <w:rPr>
          <w:noProof/>
        </w:rPr>
        <w:t>rack’ defects, which already exist as separate classes in the dataset. The CNNs struggle due to overlapping features between these classes</w:t>
      </w:r>
      <w:r w:rsidR="00120BE6" w:rsidRPr="0037111B">
        <w:rPr>
          <w:noProof/>
        </w:rPr>
        <w:t xml:space="preserve">, making it difficult to distinguish and classify them effectively. </w:t>
      </w:r>
      <w:r w:rsidR="005E10F3" w:rsidRPr="0037111B">
        <w:t>'</w:t>
      </w:r>
      <w:r w:rsidR="006170A6" w:rsidRPr="0037111B">
        <w:t>P</w:t>
      </w:r>
      <w:r w:rsidR="005E10F3" w:rsidRPr="0037111B">
        <w:t xml:space="preserve">ore with </w:t>
      </w:r>
      <w:r w:rsidR="00113194" w:rsidRPr="0037111B">
        <w:t>c</w:t>
      </w:r>
      <w:r w:rsidR="005E10F3" w:rsidRPr="0037111B">
        <w:t>rack' defects may overlap with '</w:t>
      </w:r>
      <w:r w:rsidR="00C23527" w:rsidRPr="0037111B">
        <w:t>p</w:t>
      </w:r>
      <w:r w:rsidR="005E10F3" w:rsidRPr="0037111B">
        <w:t>ore' or '</w:t>
      </w:r>
      <w:r w:rsidR="00C23527" w:rsidRPr="0037111B">
        <w:t>c</w:t>
      </w:r>
      <w:r w:rsidR="005E10F3" w:rsidRPr="0037111B">
        <w:t>rack' defects due to shared visual features such as round void shapes from pores and linear, sharp features from cracks.</w:t>
      </w:r>
      <w:r w:rsidR="003F6452" w:rsidRPr="0037111B">
        <w:rPr>
          <w:noProof/>
        </w:rPr>
        <w:t xml:space="preserve"> </w:t>
      </w:r>
      <w:r w:rsidR="0068038D" w:rsidRPr="0037111B">
        <w:rPr>
          <w:noProof/>
        </w:rPr>
        <w:t xml:space="preserve">Moreover, this disparity could also stem from the imbalance </w:t>
      </w:r>
      <w:r w:rsidR="0068038D" w:rsidRPr="0037111B">
        <w:rPr>
          <w:noProof/>
        </w:rPr>
        <w:lastRenderedPageBreak/>
        <w:t>in the dataset, where there were only 2</w:t>
      </w:r>
      <w:r w:rsidR="00130D0D" w:rsidRPr="0037111B">
        <w:rPr>
          <w:noProof/>
        </w:rPr>
        <w:t>6</w:t>
      </w:r>
      <w:r w:rsidR="00F52825" w:rsidRPr="0037111B">
        <w:rPr>
          <w:noProof/>
        </w:rPr>
        <w:t>3</w:t>
      </w:r>
      <w:r w:rsidR="0068038D" w:rsidRPr="0037111B">
        <w:rPr>
          <w:noProof/>
        </w:rPr>
        <w:t xml:space="preserve"> instances of ‘</w:t>
      </w:r>
      <w:r w:rsidR="00F52825" w:rsidRPr="0037111B">
        <w:rPr>
          <w:noProof/>
        </w:rPr>
        <w:t>p</w:t>
      </w:r>
      <w:r w:rsidR="0068038D" w:rsidRPr="0037111B">
        <w:rPr>
          <w:noProof/>
        </w:rPr>
        <w:t xml:space="preserve">ore with </w:t>
      </w:r>
      <w:r w:rsidR="00F52825" w:rsidRPr="0037111B">
        <w:rPr>
          <w:noProof/>
        </w:rPr>
        <w:t>c</w:t>
      </w:r>
      <w:r w:rsidR="0068038D" w:rsidRPr="0037111B">
        <w:rPr>
          <w:noProof/>
        </w:rPr>
        <w:t>rack’ defects out of a total of 4</w:t>
      </w:r>
      <w:r w:rsidR="00F81FE6" w:rsidRPr="0037111B">
        <w:rPr>
          <w:noProof/>
        </w:rPr>
        <w:t>773</w:t>
      </w:r>
      <w:r w:rsidR="0068038D" w:rsidRPr="0037111B">
        <w:rPr>
          <w:noProof/>
        </w:rPr>
        <w:t xml:space="preserve"> defects. This imbalance may suggest that the model is overfitting to the more prevalent defect types</w:t>
      </w:r>
      <w:r w:rsidR="00A32732" w:rsidRPr="0037111B">
        <w:rPr>
          <w:noProof/>
        </w:rPr>
        <w:t xml:space="preserve"> </w:t>
      </w:r>
      <w:r w:rsidR="00A32732" w:rsidRPr="0037111B">
        <w:rPr>
          <w:noProof/>
        </w:rPr>
        <w:fldChar w:fldCharType="begin"/>
      </w:r>
      <w:r w:rsidR="00152E36">
        <w:rPr>
          <w:noProof/>
        </w:rPr>
        <w:instrText xml:space="preserve"> ADDIN ZOTERO_ITEM CSL_CITATION {"citationID":"l6oIzuoW","properties":{"formattedCitation":"(34,35)","plainCitation":"(34,35)","noteIndex":0},"citationItems":[{"id":270,"uris":["http://zotero.org/groups/5501489/items/DZVQVE93"],"itemData":{"id":270,"type":"article-journal","abstract":"In this study, we systematically investigate the impact of class imbalance on classification performance of convolutional neural networks (CNNs) and compare frequently used methods to address the issue. Class imbalance is a common problem that has been comprehensively studied in classical machine learning, yet very limited systematic research is available in the context of deep learning. In our study, we use three benchmark datasets of increasing complexity, MNIST, CIFAR-10 and ImageNet, to investigate the effects of imbalance on classification and perform an extensive comparison of several methods to address the issue: oversampling, undersampling, two-phase training, and thresholding that compensates for prior class probabilities. Our main evaluation metric is area under the receiver operating characteristic curve (ROC AUC) adjusted to multi-class tasks since overall accuracy metric is associated with notable difficulties in the context of imbalanced data. Based on results from our experiments we conclude that (i) the effect of class imbalance on classification performance is detrimental; (ii) the method of addressing class imbalance that emerged as dominant in almost all analyzed scenarios was oversampling; (iii) oversampling should be applied to the level that completely eliminates the imbalance, whereas the optimal undersampling ratio depends on the extent of imbalance; (iv) as opposed to some classical machine learning models, oversampling does not cause overfitting of CNNs; (v) thresholding should be applied to compensate for prior class probabilities when overall number of properly classified cases is of interest.","container-title":"Neural Networks","DOI":"https://doi.org/10.1016/j.neunet.2018.07.011","ISSN":"0893-6080","page":"249-259","title":"A systematic study of the class imbalance problem in convolutional neural networks","volume":"106","author":[{"family":"Buda","given":"Mateusz"},{"family":"Maki","given":"Atsuto"},{"family":"Mazurowski","given":"Maciej A."}],"issued":{"date-parts":[["2018"]]}}},{"id":"7rnDYpxE/mNWjiluX","uris":["http://zotero.org/groups/5501489/items/5PUFVYB4"],"itemData":{"id":"bWrnnl1N/YBbLS2pz","type":"article-journal","container-title":"IEEE Transactions on Knowledge and Data Engineering","DOI":"10.1109/TKDE.2008.239","issue":"9","page":"1263-1284","title":"Learning from Imbalanced Data","volume":"21","author":[{"family":"He","given":"Haibo"},{"family":"Garcia","given":"Edwardo A."}],"issued":{"date-parts":[["2009"]]}}}],"schema":"https://github.com/citation-style-language/schema/raw/master/csl-citation.json"} </w:instrText>
      </w:r>
      <w:r w:rsidR="00A32732" w:rsidRPr="0037111B">
        <w:rPr>
          <w:noProof/>
        </w:rPr>
        <w:fldChar w:fldCharType="separate"/>
      </w:r>
      <w:r w:rsidR="00152E36" w:rsidRPr="00152E36">
        <w:t>(34,35)</w:t>
      </w:r>
      <w:r w:rsidR="00A32732" w:rsidRPr="0037111B">
        <w:rPr>
          <w:noProof/>
        </w:rPr>
        <w:fldChar w:fldCharType="end"/>
      </w:r>
      <w:r w:rsidR="0068038D" w:rsidRPr="0037111B">
        <w:rPr>
          <w:noProof/>
        </w:rPr>
        <w:t>.</w:t>
      </w:r>
      <w:r w:rsidR="00476E35" w:rsidRPr="0037111B">
        <w:t xml:space="preserve"> </w:t>
      </w:r>
    </w:p>
    <w:p w14:paraId="284CA46A" w14:textId="667AF9E7" w:rsidR="00CE034D" w:rsidRPr="0037111B" w:rsidRDefault="0086296B" w:rsidP="0092641B">
      <w:pPr>
        <w:jc w:val="both"/>
        <w:rPr>
          <w:noProof/>
        </w:rPr>
      </w:pPr>
      <w:r w:rsidRPr="0037111B">
        <w:rPr>
          <w:noProof/>
        </w:rPr>
        <w:t>Despite it’s poor performance in correctly classifying ‘</w:t>
      </w:r>
      <w:r w:rsidR="00061FD1" w:rsidRPr="0037111B">
        <w:rPr>
          <w:noProof/>
        </w:rPr>
        <w:t>p</w:t>
      </w:r>
      <w:r w:rsidRPr="0037111B">
        <w:rPr>
          <w:noProof/>
        </w:rPr>
        <w:t xml:space="preserve">ore with </w:t>
      </w:r>
      <w:r w:rsidR="00061FD1" w:rsidRPr="0037111B">
        <w:rPr>
          <w:noProof/>
        </w:rPr>
        <w:t>c</w:t>
      </w:r>
      <w:r w:rsidRPr="0037111B">
        <w:rPr>
          <w:noProof/>
        </w:rPr>
        <w:t xml:space="preserve">rack’ defects, the models showed </w:t>
      </w:r>
      <w:r w:rsidR="00B270DB" w:rsidRPr="0037111B">
        <w:rPr>
          <w:noProof/>
        </w:rPr>
        <w:t xml:space="preserve">strong </w:t>
      </w:r>
      <w:r w:rsidRPr="0037111B">
        <w:rPr>
          <w:noProof/>
        </w:rPr>
        <w:t>capability at distinguishing between ‘</w:t>
      </w:r>
      <w:r w:rsidR="009D1097" w:rsidRPr="0037111B">
        <w:rPr>
          <w:noProof/>
        </w:rPr>
        <w:t>l</w:t>
      </w:r>
      <w:r w:rsidRPr="0037111B">
        <w:rPr>
          <w:noProof/>
        </w:rPr>
        <w:t xml:space="preserve">ack of </w:t>
      </w:r>
      <w:r w:rsidR="009D1097" w:rsidRPr="0037111B">
        <w:rPr>
          <w:noProof/>
        </w:rPr>
        <w:t>f</w:t>
      </w:r>
      <w:r w:rsidRPr="0037111B">
        <w:rPr>
          <w:noProof/>
        </w:rPr>
        <w:t>usion’, ‘</w:t>
      </w:r>
      <w:r w:rsidR="009D1097" w:rsidRPr="0037111B">
        <w:rPr>
          <w:noProof/>
        </w:rPr>
        <w:t>p</w:t>
      </w:r>
      <w:r w:rsidRPr="0037111B">
        <w:rPr>
          <w:noProof/>
        </w:rPr>
        <w:t>ore’ and ‘</w:t>
      </w:r>
      <w:r w:rsidR="009D1097" w:rsidRPr="0037111B">
        <w:rPr>
          <w:noProof/>
        </w:rPr>
        <w:t>c</w:t>
      </w:r>
      <w:r w:rsidRPr="0037111B">
        <w:rPr>
          <w:noProof/>
        </w:rPr>
        <w:t xml:space="preserve">rack’ defects. The final model produced by Bayesian </w:t>
      </w:r>
      <w:r w:rsidR="00D56F25" w:rsidRPr="0037111B">
        <w:rPr>
          <w:noProof/>
        </w:rPr>
        <w:t>o</w:t>
      </w:r>
      <w:r w:rsidRPr="0037111B">
        <w:rPr>
          <w:noProof/>
        </w:rPr>
        <w:t xml:space="preserve">ptimisation </w:t>
      </w:r>
      <w:r w:rsidR="006C6A65" w:rsidRPr="0037111B">
        <w:rPr>
          <w:noProof/>
        </w:rPr>
        <w:t>showed</w:t>
      </w:r>
      <w:r w:rsidRPr="0037111B">
        <w:rPr>
          <w:noProof/>
        </w:rPr>
        <w:t xml:space="preserve"> a overall performance of 91.6%, </w:t>
      </w:r>
      <w:r w:rsidR="006C6A65" w:rsidRPr="0037111B">
        <w:rPr>
          <w:noProof/>
        </w:rPr>
        <w:t>which</w:t>
      </w:r>
      <w:r w:rsidRPr="0037111B">
        <w:rPr>
          <w:noProof/>
        </w:rPr>
        <w:t xml:space="preserve"> </w:t>
      </w:r>
      <w:r w:rsidR="00D4054A" w:rsidRPr="0037111B">
        <w:rPr>
          <w:noProof/>
        </w:rPr>
        <w:t xml:space="preserve">is similar to </w:t>
      </w:r>
      <w:r w:rsidRPr="0037111B">
        <w:rPr>
          <w:noProof/>
        </w:rPr>
        <w:t xml:space="preserve">that of </w:t>
      </w:r>
      <w:r w:rsidR="00A501E9" w:rsidRPr="0037111B">
        <w:rPr>
          <w:noProof/>
        </w:rPr>
        <w:t>models</w:t>
      </w:r>
      <w:r w:rsidRPr="0037111B">
        <w:rPr>
          <w:noProof/>
        </w:rPr>
        <w:t xml:space="preserve"> produced by Aziz et al</w:t>
      </w:r>
      <w:r w:rsidR="003601D8" w:rsidRPr="0037111B">
        <w:rPr>
          <w:noProof/>
        </w:rPr>
        <w:t>.</w:t>
      </w:r>
      <w:r w:rsidRPr="0037111B">
        <w:rPr>
          <w:noProof/>
        </w:rPr>
        <w:t xml:space="preserve"> </w:t>
      </w:r>
      <w:r w:rsidRPr="0037111B">
        <w:rPr>
          <w:noProof/>
        </w:rPr>
        <w:fldChar w:fldCharType="begin"/>
      </w:r>
      <w:r w:rsidR="00152E36">
        <w:rPr>
          <w:noProof/>
        </w:rPr>
        <w:instrText xml:space="preserve"> ADDIN ZOTERO_ITEM CSL_CITATION {"citationID":"zlKaWTx4","properties":{"formattedCitation":"(21)","plainCitation":"(21)","noteIndex":0},"citationItems":[{"id":"7rnDYpxE/87hcAP01","uris":["http://zotero.org/groups/5501489/items/LIAIM2ZR"],"itemData":{"id":"bWrnnl1N/F3480xv3","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Pr="0037111B">
        <w:rPr>
          <w:noProof/>
        </w:rPr>
        <w:fldChar w:fldCharType="separate"/>
      </w:r>
      <w:r w:rsidR="00152E36" w:rsidRPr="00152E36">
        <w:t>(21)</w:t>
      </w:r>
      <w:r w:rsidRPr="0037111B">
        <w:rPr>
          <w:noProof/>
        </w:rPr>
        <w:fldChar w:fldCharType="end"/>
      </w:r>
      <w:r w:rsidRPr="0037111B">
        <w:rPr>
          <w:noProof/>
        </w:rPr>
        <w:t>.</w:t>
      </w:r>
      <w:r w:rsidR="00023AD4" w:rsidRPr="0037111B">
        <w:t xml:space="preserve"> </w:t>
      </w:r>
      <w:r w:rsidR="003469B6" w:rsidRPr="0037111B">
        <w:t xml:space="preserve">It should be noted when compared to </w:t>
      </w:r>
      <w:proofErr w:type="spellStart"/>
      <w:r w:rsidR="003469B6" w:rsidRPr="0037111B">
        <w:t>kNN</w:t>
      </w:r>
      <w:proofErr w:type="spellEnd"/>
      <w:r w:rsidR="003469B6" w:rsidRPr="0037111B">
        <w:t xml:space="preserve"> classification and decision trees, </w:t>
      </w:r>
      <w:r w:rsidR="0063045F" w:rsidRPr="0037111B">
        <w:t>the training and optimisation of CNNs for classification is</w:t>
      </w:r>
      <w:r w:rsidR="003469B6" w:rsidRPr="0037111B">
        <w:t xml:space="preserve"> significantly more time-consuming and computationally intensive.</w:t>
      </w:r>
      <w:r w:rsidR="001C477B" w:rsidRPr="0037111B">
        <w:t xml:space="preserve"> </w:t>
      </w:r>
      <w:r w:rsidR="0063045F" w:rsidRPr="0037111B">
        <w:rPr>
          <w:noProof/>
        </w:rPr>
        <w:t>Moreover,</w:t>
      </w:r>
      <w:r w:rsidR="00A453E5" w:rsidRPr="0037111B">
        <w:rPr>
          <w:noProof/>
        </w:rPr>
        <w:t xml:space="preserve"> the performance of the optimal models do vary each time the model was trained</w:t>
      </w:r>
      <w:r w:rsidR="009F40ED" w:rsidRPr="0037111B">
        <w:rPr>
          <w:noProof/>
        </w:rPr>
        <w:t xml:space="preserve"> as shown in Figure 2</w:t>
      </w:r>
      <w:r w:rsidR="00B62FA0" w:rsidRPr="0037111B">
        <w:rPr>
          <w:noProof/>
        </w:rPr>
        <w:t xml:space="preserve">. </w:t>
      </w:r>
      <w:r w:rsidR="003361E0" w:rsidRPr="0037111B">
        <w:t>Consistent with findings from other research, the variability observed in our model's performance across different training sessions underscores the influence of factors such as initial weight settings</w:t>
      </w:r>
      <w:r w:rsidR="00964AC5" w:rsidRPr="0037111B">
        <w:t xml:space="preserve"> </w:t>
      </w:r>
      <w:r w:rsidR="00964AC5" w:rsidRPr="0037111B">
        <w:fldChar w:fldCharType="begin"/>
      </w:r>
      <w:r w:rsidR="00152E36">
        <w:instrText xml:space="preserve"> ADDIN ZOTERO_ITEM CSL_CITATION {"citationID":"FfXnOX6P","properties":{"formattedCitation":"(36)","plainCitation":"(36)","noteIndex":0},"citationItems":[{"id":272,"uris":["http://zotero.org/groups/5501489/items/BBA8YRDB"],"itemData":{"id":272,"type":"paper-conference","abstract":"The proper \\em initialization of weights is crucial for the effective training and fast convergence of \\em deep neural networks (DNNs). Prior work in this area has mostly focused on the principle of \\em balancing the variance among weights per layer to maintain stability of (i) the input data propagated forwards through the network, and (ii) the loss gradients propagated backwards, respectively. This prevalent heuristic is however agnostic of dependencies among gradients across the various layers and captures only first-order effects per layer. In this paper, we investigate a \\em unifying approach, based on approximating and controlling the \\em norm of the layers’ Hessians, which both generalizes and explains existing initialization schemes such as \\em smooth activation functions, \\em Dropouts, and \\em ReLU.","collection-title":"Proceedings of Machine Learning Research","container-title":"Proceedings of The 13th Asian Conference on Machine Learning","page":"1192–1207","publisher":"PMLR","title":"Revisiting Weight Initialization of Deep Neural Networks","URL":"https://proceedings.mlr.press/v157/skorski21a.html","volume":"157","author":[{"family":"Skorski","given":"Maciej"},{"family":"Temperoni","given":"Alessandro"},{"family":"Theobald","given":"Martin"}],"editor":[{"family":"Balasubramanian","given":"Vineeth N."},{"family":"Tsang","given":"Ivor"}],"issued":{"date-parts":[["2021",11,17]]}}}],"schema":"https://github.com/citation-style-language/schema/raw/master/csl-citation.json"} </w:instrText>
      </w:r>
      <w:r w:rsidR="00964AC5" w:rsidRPr="0037111B">
        <w:fldChar w:fldCharType="separate"/>
      </w:r>
      <w:r w:rsidR="00152E36" w:rsidRPr="00152E36">
        <w:t>(36)</w:t>
      </w:r>
      <w:r w:rsidR="00964AC5" w:rsidRPr="0037111B">
        <w:fldChar w:fldCharType="end"/>
      </w:r>
      <w:r w:rsidR="003361E0" w:rsidRPr="0037111B">
        <w:t>, data shuffling</w:t>
      </w:r>
      <w:r w:rsidR="001E7B25" w:rsidRPr="0037111B">
        <w:t xml:space="preserve"> </w:t>
      </w:r>
      <w:r w:rsidR="001E7B25" w:rsidRPr="0037111B">
        <w:fldChar w:fldCharType="begin"/>
      </w:r>
      <w:r w:rsidR="00152E36">
        <w:instrText xml:space="preserve"> ADDIN ZOTERO_ITEM CSL_CITATION {"citationID":"gvYYvzQa","properties":{"formattedCitation":"(37)","plainCitation":"(37)","noteIndex":0},"citationItems":[{"id":274,"uris":["http://zotero.org/groups/5501489/items/BEQMH8WK"],"itemData":{"id":274,"type":"paper-conference","abstract":"Stochastic gradient descent (SGD) is the most prevalent algorithm for training Deep Neural Networks (DNN). SGD iterates the input data set in each training epoch processing data samples in a random access fashion. Because this puts enormous pressure on the I/O subsystem, the most common approach to distributed SGD in HPC environments is to replicate the entire dataset to node local SSDs. However, due to rapidly growing data set sizes this approach has become increasingly infeasible. Surprisingly, the questions of why and to what extent random access is required have not received a lot of attention in the literature from an empirical standpoint. In this paper, we revisit data shuffling in DL workloads to investigate the viability of partitioning the dataset among workers and performing only a partial distributed exchange of samples in each training epoch. Through extensive experiments on up to 2,048 GPUs of ABCI and 4,096 compute nodes of Fugaku, we demonstrate that in practice validation accuracy of global shuffling can be maintained when carefully tuning the partial distributed exchange. We provide a solution implemented in PyTorch that enables users to control the proposed data exchange scheme.","container-title":"2022 IEEE International Parallel and Distributed Processing Symposium (IPDPS)","DOI":"10.1109/IPDPS53621.2022.00109","note":"ISSN: 1530-2075","page":"1085-1096","title":"Why Globally Re-shuffle? Revisiting Data Shuffling in Large Scale Deep Learning","author":[{"family":"Nguyen","given":"Truong Thao"},{"family":"Trahay","given":"François"},{"family":"Domke","given":"Jens"},{"family":"Drozd","given":"Aleksandr"},{"family":"Vatai","given":"Emil"},{"family":"Liao","given":"Jianwei"},{"family":"Wahib","given":"Mohamed"},{"family":"Gerofi","given":"Balazs"}],"issued":{"date-parts":[["2022",5]]}}}],"schema":"https://github.com/citation-style-language/schema/raw/master/csl-citation.json"} </w:instrText>
      </w:r>
      <w:r w:rsidR="001E7B25" w:rsidRPr="0037111B">
        <w:fldChar w:fldCharType="separate"/>
      </w:r>
      <w:r w:rsidR="00152E36" w:rsidRPr="00152E36">
        <w:t>(37)</w:t>
      </w:r>
      <w:r w:rsidR="001E7B25" w:rsidRPr="0037111B">
        <w:fldChar w:fldCharType="end"/>
      </w:r>
      <w:r w:rsidR="003361E0" w:rsidRPr="0037111B">
        <w:t>, and hyperparameter choices</w:t>
      </w:r>
      <w:r w:rsidR="00693DD0" w:rsidRPr="0037111B">
        <w:t xml:space="preserve"> </w:t>
      </w:r>
      <w:r w:rsidR="00A4735B" w:rsidRPr="0037111B">
        <w:fldChar w:fldCharType="begin"/>
      </w:r>
      <w:r w:rsidR="00152E36">
        <w:instrText xml:space="preserve"> ADDIN ZOTERO_ITEM CSL_CITATION {"citationID":"kRQ0tDQX","properties":{"formattedCitation":"(38)","plainCitation":"(38)","noteIndex":0},"citationItems":[{"id":"7rnDYpxE/RgzIfwVG","uris":["http://zotero.org/groups/5501489/items/IBP7SGW7"],"itemData":{"id":205,"type":"paper-conference","container-title":"2021 IEEE 33rd International Conference on Tools with Artificial Intelligence (ICTAI)","DOI":"10.1109/ICTAI52525.2021.00083","page":"512-516","title":"Sensitivity Analysis for Deep Learning: Ranking Hyper-parameter Influence","author":[{"family":"Taylor","given":"Rhian"},{"family":"Ojha","given":"Varun"},{"family":"Martino","given":"Ivan"},{"family":"Nicosia","given":"Giuseppe"}],"issued":{"date-parts":[["2021"]]}}}],"schema":"https://github.com/citation-style-language/schema/raw/master/csl-citation.json"} </w:instrText>
      </w:r>
      <w:r w:rsidR="00A4735B" w:rsidRPr="0037111B">
        <w:fldChar w:fldCharType="separate"/>
      </w:r>
      <w:r w:rsidR="00152E36" w:rsidRPr="00152E36">
        <w:t>(38)</w:t>
      </w:r>
      <w:r w:rsidR="00A4735B" w:rsidRPr="0037111B">
        <w:fldChar w:fldCharType="end"/>
      </w:r>
      <w:r w:rsidR="003361E0" w:rsidRPr="0037111B">
        <w:t xml:space="preserve">. This highlights the importance of </w:t>
      </w:r>
      <w:r w:rsidR="00A4735B" w:rsidRPr="0037111B">
        <w:t xml:space="preserve">training models multiple </w:t>
      </w:r>
      <w:r w:rsidR="00C859D8" w:rsidRPr="0037111B">
        <w:t>times</w:t>
      </w:r>
      <w:r w:rsidR="003361E0" w:rsidRPr="0037111B">
        <w:t xml:space="preserve"> and reporting average performance metrics to ensure the reliability and generali</w:t>
      </w:r>
      <w:r w:rsidR="00A4735B" w:rsidRPr="0037111B">
        <w:t>s</w:t>
      </w:r>
      <w:r w:rsidR="003361E0" w:rsidRPr="0037111B">
        <w:t>ability of the model conclusions.</w:t>
      </w:r>
      <w:r w:rsidR="00A4735B" w:rsidRPr="0037111B">
        <w:t xml:space="preserve"> </w:t>
      </w:r>
      <w:r w:rsidR="00EB6E12" w:rsidRPr="0037111B">
        <w:t>However, given the time-consuming and computationally expensive nature of deep learning training, this process can be particularly laborious</w:t>
      </w:r>
      <w:r w:rsidR="009C6C55" w:rsidRPr="0037111B">
        <w:t xml:space="preserve"> and costly</w:t>
      </w:r>
      <w:r w:rsidR="00EB6E12" w:rsidRPr="0037111B">
        <w:t>.</w:t>
      </w:r>
      <w:r w:rsidR="003361E0" w:rsidRPr="0037111B">
        <w:rPr>
          <w:noProof/>
        </w:rPr>
        <w:t xml:space="preserve"> </w:t>
      </w:r>
      <w:r w:rsidR="0097517A" w:rsidRPr="0037111B">
        <w:rPr>
          <w:noProof/>
        </w:rPr>
        <w:t>B</w:t>
      </w:r>
      <w:r w:rsidR="00382319" w:rsidRPr="0037111B">
        <w:rPr>
          <w:noProof/>
        </w:rPr>
        <w:t xml:space="preserve">aseline models converged to </w:t>
      </w:r>
      <w:r w:rsidR="009C6C55" w:rsidRPr="0037111B">
        <w:rPr>
          <w:noProof/>
        </w:rPr>
        <w:t>roughly</w:t>
      </w:r>
      <w:r w:rsidR="00382319" w:rsidRPr="0037111B">
        <w:rPr>
          <w:noProof/>
        </w:rPr>
        <w:t xml:space="preserve"> 85-88% in </w:t>
      </w:r>
      <w:r w:rsidR="002A092B" w:rsidRPr="0037111B">
        <w:rPr>
          <w:noProof/>
        </w:rPr>
        <w:t xml:space="preserve">classification </w:t>
      </w:r>
      <w:r w:rsidR="00382319" w:rsidRPr="0037111B">
        <w:rPr>
          <w:noProof/>
        </w:rPr>
        <w:t>accuracy,</w:t>
      </w:r>
      <w:r w:rsidR="003E2B38" w:rsidRPr="0037111B">
        <w:rPr>
          <w:noProof/>
        </w:rPr>
        <w:t xml:space="preserve"> grid search optimised models to </w:t>
      </w:r>
      <w:r w:rsidR="00497975" w:rsidRPr="0037111B">
        <w:rPr>
          <w:noProof/>
        </w:rPr>
        <w:t>88-91% and Bayesian optimised models to 90-92%</w:t>
      </w:r>
      <w:r w:rsidR="006B7B95" w:rsidRPr="0037111B">
        <w:rPr>
          <w:noProof/>
        </w:rPr>
        <w:t>.</w:t>
      </w:r>
      <w:r w:rsidR="00CE034D" w:rsidRPr="0037111B">
        <w:rPr>
          <w:noProof/>
        </w:rPr>
        <w:t xml:space="preserve"> </w:t>
      </w:r>
      <w:r w:rsidR="00CE034D" w:rsidRPr="0037111B">
        <w:t xml:space="preserve">The overall accuracy of models produced by Bayesian optimisation is similar to that of deep learning models used for a variety of other applications in materials science, such as models that classify dendritic and non-dendritic microstructures and models that segment lath-bainite in complex-phase steel, which are both roughly 90% accurate </w:t>
      </w:r>
      <w:r w:rsidR="00CE034D" w:rsidRPr="0037111B">
        <w:fldChar w:fldCharType="begin"/>
      </w:r>
      <w:r w:rsidR="00152E36">
        <w:instrText xml:space="preserve"> ADDIN ZOTERO_ITEM CSL_CITATION {"citationID":"T8iwV0dj","properties":{"formattedCitation":"(15,16)","plainCitation":"(15,16)","noteIndex":0},"citationItems":[{"id":250,"uris":["http://zotero.org/groups/5501489/items/JPIAK7PI"],"itemData":{"id":250,"type":"article-journal","abstract":"Computer vision and machine learning methods were applied to the challenge of automatic microstructure recognition. Here, a case study on dendritic morphologies was performed. Two classification tasks were completed, and involved distinguishing between micrographs that depict dendritic morphologies from those that do not contain this particular microstructural feature (Task 1), and from those micrographs identified as depicting dendrites, different cross-sectional views (longitudinal or transverse) were identified (Task 2). Data sets were comprised of images taken over a range of magnifications, from materials with different compositions and varying orientations of microstructural features. Feature extraction and dimensionality reduction were performed prior to training machine learning algorithms to classify microstructural image data. Visual bag of words, texture and shape statistics, and pre-trained convolutional neural networks (deep learning algorithms) were used for feature extraction. Classification was then performed using support vector machine, voting, nearest neighbors, and random forest models. For each model, classification was completed using full (original size) and reduced feature vectors for each feature extraction method tested. Performance comparisons were done to evaluate all possible combinations of feature extraction, selection, and classifiers for the task of micrograph classification. Results demonstrate that pre-trained neural networks represent microstructure image data well, and when used for feature extraction yield the highest classification accuracies for the majority of classifier and feature selection methods tested. Thus, deep learning algorithms can successfully be applied to micrograph recognition tasks. Maximum classification accuracies of 91.85±4.25% and 97.37±3.33% for Tasks 1 and 2 respectively, were achieved. This work is a broad investigation of computer vision and machine learning methods that acts as a step towards applying these established methods to more sophisticated materials recognition or characterization tasks. The approach presented here could offer improvements over established stereological measurements by removing the requirement of expert knowledge (bias) for interpretation of image data prior to characterization.","container-title":"Computational Materials Science","DOI":"https://doi.org/10.1016/j.commatsci.2016.05.034","ISSN":"0927-0256","page":"176-187","title":"Image driven machine learning methods for microstructure recognition","volume":"123","author":[{"family":"Chowdhury","given":"Aritra"},{"family":"Kautz","given":"Elizabeth"},{"family":"Yener","given":"Bülent"},{"family":"Lewis","given":"Daniel"}],"issued":{"date-parts":[["2016"]]}}},{"id":"7rnDYpxE/eu9DbKtM","uris":["http://zotero.org/groups/5501489/items/5VX6RKS2"],"itemData":{"id":194,"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A."},{"family":"Eberl","given":"Chris"},{"family":"Mücklich","given":"Frank"},{"family":"Gumbsch","given":"Peter"}],"issued":{"date-parts":[["2021",11,1]]}}}],"schema":"https://github.com/citation-style-language/schema/raw/master/csl-citation.json"} </w:instrText>
      </w:r>
      <w:r w:rsidR="00CE034D" w:rsidRPr="0037111B">
        <w:fldChar w:fldCharType="separate"/>
      </w:r>
      <w:r w:rsidR="003F2D6B" w:rsidRPr="003F2D6B">
        <w:t>(15,16)</w:t>
      </w:r>
      <w:r w:rsidR="00CE034D" w:rsidRPr="0037111B">
        <w:fldChar w:fldCharType="end"/>
      </w:r>
      <w:r w:rsidR="00CE034D" w:rsidRPr="0037111B">
        <w:t>.</w:t>
      </w:r>
    </w:p>
    <w:p w14:paraId="1493D419" w14:textId="77777777" w:rsidR="008D52B4" w:rsidRPr="0037111B" w:rsidRDefault="001D0908" w:rsidP="0092641B">
      <w:pPr>
        <w:keepNext/>
        <w:jc w:val="both"/>
      </w:pPr>
      <w:r w:rsidRPr="0037111B">
        <w:rPr>
          <w:b/>
          <w:bCs/>
          <w:noProof/>
        </w:rPr>
        <w:lastRenderedPageBreak/>
        <w:drawing>
          <wp:inline distT="0" distB="0" distL="0" distR="0" wp14:anchorId="09C4B2FD" wp14:editId="5B15F54A">
            <wp:extent cx="5731510" cy="2133600"/>
            <wp:effectExtent l="0" t="0" r="2540" b="0"/>
            <wp:docPr id="1765302612" name="Picture 9"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2612" name="Picture 9" descr="A diagram of a model&#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7136" b="16683"/>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7DE4EE4C" w14:textId="43FDE19B" w:rsidR="002473A3" w:rsidRPr="0037111B" w:rsidRDefault="008D52B4" w:rsidP="00726D03">
      <w:pPr>
        <w:pStyle w:val="Caption"/>
        <w:jc w:val="both"/>
        <w:rPr>
          <w:i w:val="0"/>
          <w:iCs w:val="0"/>
          <w:sz w:val="24"/>
          <w:szCs w:val="24"/>
        </w:rPr>
      </w:pPr>
      <w:r w:rsidRPr="0037111B">
        <w:rPr>
          <w:i w:val="0"/>
          <w:iCs w:val="0"/>
          <w:sz w:val="24"/>
          <w:szCs w:val="24"/>
        </w:rPr>
        <w:t xml:space="preserve">Figure </w:t>
      </w:r>
      <w:r w:rsidR="00B92DDD" w:rsidRPr="0037111B">
        <w:rPr>
          <w:i w:val="0"/>
          <w:iCs w:val="0"/>
          <w:sz w:val="24"/>
          <w:szCs w:val="24"/>
        </w:rPr>
        <w:t>2</w:t>
      </w:r>
      <w:r w:rsidR="00F46001" w:rsidRPr="0037111B">
        <w:rPr>
          <w:i w:val="0"/>
          <w:iCs w:val="0"/>
          <w:sz w:val="24"/>
          <w:szCs w:val="24"/>
        </w:rPr>
        <w:t xml:space="preserve">: </w:t>
      </w:r>
      <w:r w:rsidR="00DC48CC" w:rsidRPr="0037111B">
        <w:rPr>
          <w:i w:val="0"/>
          <w:iCs w:val="0"/>
          <w:sz w:val="24"/>
          <w:szCs w:val="24"/>
        </w:rPr>
        <w:t xml:space="preserve">Confusion matrices showing the performance of the baseline, grid-search optimised, and Bayesian optimised models for classifying ‘crack’, ‘pore’, ‘lack of fusion’ and ‘pore with crack’ defects in the original dataset. The validation dataset consists of </w:t>
      </w:r>
      <w:r w:rsidR="005619A0" w:rsidRPr="0037111B">
        <w:rPr>
          <w:i w:val="0"/>
          <w:iCs w:val="0"/>
          <w:sz w:val="24"/>
          <w:szCs w:val="24"/>
        </w:rPr>
        <w:t>1439</w:t>
      </w:r>
      <w:r w:rsidR="00DC48CC" w:rsidRPr="0037111B">
        <w:rPr>
          <w:i w:val="0"/>
          <w:iCs w:val="0"/>
          <w:sz w:val="24"/>
          <w:szCs w:val="24"/>
        </w:rPr>
        <w:t xml:space="preserve"> instances.</w:t>
      </w:r>
    </w:p>
    <w:p w14:paraId="3AA6EAA5" w14:textId="77C38918" w:rsidR="002473A3" w:rsidRPr="0037111B" w:rsidRDefault="002473A3" w:rsidP="0092641B">
      <w:pPr>
        <w:pStyle w:val="Caption"/>
        <w:jc w:val="both"/>
      </w:pPr>
      <w:r w:rsidRPr="0037111B">
        <w:rPr>
          <w:i w:val="0"/>
          <w:iCs w:val="0"/>
          <w:sz w:val="24"/>
          <w:szCs w:val="24"/>
        </w:rPr>
        <w:t xml:space="preserve">Table </w:t>
      </w:r>
      <w:r w:rsidRPr="0037111B">
        <w:rPr>
          <w:i w:val="0"/>
          <w:iCs w:val="0"/>
          <w:sz w:val="24"/>
          <w:szCs w:val="24"/>
        </w:rPr>
        <w:fldChar w:fldCharType="begin"/>
      </w:r>
      <w:r w:rsidRPr="0037111B">
        <w:rPr>
          <w:i w:val="0"/>
          <w:iCs w:val="0"/>
          <w:sz w:val="24"/>
          <w:szCs w:val="24"/>
        </w:rPr>
        <w:instrText xml:space="preserve"> SEQ Table \* ARABIC </w:instrText>
      </w:r>
      <w:r w:rsidRPr="0037111B">
        <w:rPr>
          <w:i w:val="0"/>
          <w:iCs w:val="0"/>
          <w:sz w:val="24"/>
          <w:szCs w:val="24"/>
        </w:rPr>
        <w:fldChar w:fldCharType="separate"/>
      </w:r>
      <w:r w:rsidR="00BB3DA7" w:rsidRPr="0037111B">
        <w:rPr>
          <w:i w:val="0"/>
          <w:iCs w:val="0"/>
          <w:noProof/>
          <w:sz w:val="24"/>
          <w:szCs w:val="24"/>
        </w:rPr>
        <w:t>1</w:t>
      </w:r>
      <w:r w:rsidRPr="0037111B">
        <w:rPr>
          <w:i w:val="0"/>
          <w:iCs w:val="0"/>
          <w:sz w:val="24"/>
          <w:szCs w:val="24"/>
        </w:rPr>
        <w:fldChar w:fldCharType="end"/>
      </w:r>
      <w:r w:rsidRPr="0037111B">
        <w:rPr>
          <w:i w:val="0"/>
          <w:iCs w:val="0"/>
          <w:sz w:val="24"/>
          <w:szCs w:val="24"/>
        </w:rPr>
        <w:t xml:space="preserve">: </w:t>
      </w:r>
      <w:r w:rsidR="007A157B" w:rsidRPr="0037111B">
        <w:rPr>
          <w:i w:val="0"/>
          <w:iCs w:val="0"/>
          <w:sz w:val="24"/>
          <w:szCs w:val="24"/>
        </w:rPr>
        <w:t xml:space="preserve">Summary of accuracy for baseline, grid-search optimised, and Bayesian optimised models in correctly classifying defects in the </w:t>
      </w:r>
      <w:r w:rsidR="00F425B7" w:rsidRPr="0037111B">
        <w:rPr>
          <w:i w:val="0"/>
          <w:iCs w:val="0"/>
          <w:sz w:val="24"/>
          <w:szCs w:val="24"/>
        </w:rPr>
        <w:t>original</w:t>
      </w:r>
      <w:r w:rsidR="007A157B" w:rsidRPr="0037111B">
        <w:rPr>
          <w:i w:val="0"/>
          <w:iCs w:val="0"/>
          <w:sz w:val="24"/>
          <w:szCs w:val="24"/>
        </w:rPr>
        <w:t xml:space="preserve"> dataset. The validation dataset consists of 1439 instances.</w:t>
      </w:r>
    </w:p>
    <w:tbl>
      <w:tblPr>
        <w:tblStyle w:val="TableGrid"/>
        <w:tblW w:w="0" w:type="auto"/>
        <w:tblLook w:val="04A0" w:firstRow="1" w:lastRow="0" w:firstColumn="1" w:lastColumn="0" w:noHBand="0" w:noVBand="1"/>
      </w:tblPr>
      <w:tblGrid>
        <w:gridCol w:w="1795"/>
        <w:gridCol w:w="1800"/>
        <w:gridCol w:w="2610"/>
        <w:gridCol w:w="2811"/>
      </w:tblGrid>
      <w:tr w:rsidR="00760550" w:rsidRPr="0037111B" w14:paraId="4AF9ABF6" w14:textId="77777777" w:rsidTr="00774703">
        <w:tc>
          <w:tcPr>
            <w:tcW w:w="1795" w:type="dxa"/>
            <w:vAlign w:val="center"/>
          </w:tcPr>
          <w:p w14:paraId="49EA15E8" w14:textId="3D4BD02E" w:rsidR="00760550" w:rsidRPr="0037111B" w:rsidRDefault="00760550" w:rsidP="0092641B">
            <w:pPr>
              <w:jc w:val="both"/>
              <w:rPr>
                <w:b/>
                <w:bCs/>
              </w:rPr>
            </w:pPr>
            <w:r w:rsidRPr="0037111B">
              <w:rPr>
                <w:b/>
                <w:bCs/>
                <w:color w:val="000000"/>
              </w:rPr>
              <w:t>Defect Type</w:t>
            </w:r>
          </w:p>
        </w:tc>
        <w:tc>
          <w:tcPr>
            <w:tcW w:w="1800" w:type="dxa"/>
            <w:vAlign w:val="center"/>
          </w:tcPr>
          <w:p w14:paraId="34573DEC" w14:textId="531D8361" w:rsidR="00760550" w:rsidRPr="0037111B" w:rsidRDefault="00760550" w:rsidP="0092641B">
            <w:pPr>
              <w:jc w:val="both"/>
              <w:rPr>
                <w:b/>
                <w:bCs/>
              </w:rPr>
            </w:pPr>
            <w:r w:rsidRPr="0037111B">
              <w:rPr>
                <w:b/>
                <w:bCs/>
                <w:color w:val="000000"/>
              </w:rPr>
              <w:t>Baseline Model</w:t>
            </w:r>
          </w:p>
        </w:tc>
        <w:tc>
          <w:tcPr>
            <w:tcW w:w="2610" w:type="dxa"/>
            <w:vAlign w:val="center"/>
          </w:tcPr>
          <w:p w14:paraId="11EF5C02" w14:textId="6520D1D6" w:rsidR="00760550" w:rsidRPr="0037111B" w:rsidRDefault="00760550" w:rsidP="0085799A">
            <w:pPr>
              <w:rPr>
                <w:b/>
                <w:bCs/>
              </w:rPr>
            </w:pPr>
            <w:r w:rsidRPr="0037111B">
              <w:rPr>
                <w:b/>
                <w:bCs/>
                <w:color w:val="000000"/>
              </w:rPr>
              <w:t>Grid</w:t>
            </w:r>
            <w:r w:rsidR="00FA5CA2" w:rsidRPr="0037111B">
              <w:rPr>
                <w:b/>
                <w:bCs/>
                <w:color w:val="000000"/>
              </w:rPr>
              <w:t>-</w:t>
            </w:r>
            <w:r w:rsidRPr="0037111B">
              <w:rPr>
                <w:b/>
                <w:bCs/>
                <w:color w:val="000000"/>
              </w:rPr>
              <w:t>search Optimised Model</w:t>
            </w:r>
          </w:p>
        </w:tc>
        <w:tc>
          <w:tcPr>
            <w:tcW w:w="2811" w:type="dxa"/>
            <w:vAlign w:val="center"/>
          </w:tcPr>
          <w:p w14:paraId="26A960F7" w14:textId="1B7DA094" w:rsidR="00760550" w:rsidRPr="0037111B" w:rsidRDefault="00760550" w:rsidP="0085799A">
            <w:pPr>
              <w:rPr>
                <w:b/>
                <w:bCs/>
              </w:rPr>
            </w:pPr>
            <w:r w:rsidRPr="0037111B">
              <w:rPr>
                <w:b/>
                <w:bCs/>
                <w:color w:val="000000"/>
              </w:rPr>
              <w:t>Bayesian Optimised Model</w:t>
            </w:r>
          </w:p>
        </w:tc>
      </w:tr>
      <w:tr w:rsidR="00760550" w:rsidRPr="0037111B" w14:paraId="23244228" w14:textId="77777777" w:rsidTr="00774703">
        <w:tc>
          <w:tcPr>
            <w:tcW w:w="1795" w:type="dxa"/>
            <w:vAlign w:val="center"/>
          </w:tcPr>
          <w:p w14:paraId="6746DA1A" w14:textId="0C9FBC99" w:rsidR="00760550" w:rsidRPr="0037111B" w:rsidRDefault="00760550" w:rsidP="0092641B">
            <w:pPr>
              <w:jc w:val="both"/>
              <w:rPr>
                <w:b/>
                <w:bCs/>
              </w:rPr>
            </w:pPr>
            <w:r w:rsidRPr="0037111B">
              <w:rPr>
                <w:color w:val="000000"/>
              </w:rPr>
              <w:t>Crack</w:t>
            </w:r>
          </w:p>
        </w:tc>
        <w:tc>
          <w:tcPr>
            <w:tcW w:w="1800" w:type="dxa"/>
            <w:vAlign w:val="center"/>
          </w:tcPr>
          <w:p w14:paraId="2429FA34" w14:textId="6712EE8E" w:rsidR="00760550" w:rsidRPr="0037111B" w:rsidRDefault="00760550" w:rsidP="0092641B">
            <w:pPr>
              <w:jc w:val="both"/>
              <w:rPr>
                <w:b/>
                <w:bCs/>
              </w:rPr>
            </w:pPr>
            <w:r w:rsidRPr="0037111B">
              <w:rPr>
                <w:color w:val="000000"/>
              </w:rPr>
              <w:t>93.3%</w:t>
            </w:r>
          </w:p>
        </w:tc>
        <w:tc>
          <w:tcPr>
            <w:tcW w:w="2610" w:type="dxa"/>
            <w:vAlign w:val="center"/>
          </w:tcPr>
          <w:p w14:paraId="79705FCC" w14:textId="5C56A788" w:rsidR="00760550" w:rsidRPr="0037111B" w:rsidRDefault="00760550" w:rsidP="0092641B">
            <w:pPr>
              <w:jc w:val="both"/>
              <w:rPr>
                <w:b/>
                <w:bCs/>
              </w:rPr>
            </w:pPr>
            <w:r w:rsidRPr="0037111B">
              <w:rPr>
                <w:color w:val="000000"/>
              </w:rPr>
              <w:t>96.3%</w:t>
            </w:r>
          </w:p>
        </w:tc>
        <w:tc>
          <w:tcPr>
            <w:tcW w:w="2811" w:type="dxa"/>
            <w:vAlign w:val="center"/>
          </w:tcPr>
          <w:p w14:paraId="67181D2D" w14:textId="03660678" w:rsidR="00760550" w:rsidRPr="0037111B" w:rsidRDefault="00760550" w:rsidP="0092641B">
            <w:pPr>
              <w:jc w:val="both"/>
              <w:rPr>
                <w:b/>
                <w:bCs/>
              </w:rPr>
            </w:pPr>
            <w:r w:rsidRPr="0037111B">
              <w:rPr>
                <w:color w:val="000000"/>
              </w:rPr>
              <w:t>96.5%</w:t>
            </w:r>
          </w:p>
        </w:tc>
      </w:tr>
      <w:tr w:rsidR="00760550" w:rsidRPr="0037111B" w14:paraId="1C90ED47" w14:textId="77777777" w:rsidTr="00774703">
        <w:tc>
          <w:tcPr>
            <w:tcW w:w="1795" w:type="dxa"/>
            <w:vAlign w:val="center"/>
          </w:tcPr>
          <w:p w14:paraId="410AC735" w14:textId="7C12D8F2" w:rsidR="00760550" w:rsidRPr="0037111B" w:rsidRDefault="00760550" w:rsidP="0092641B">
            <w:pPr>
              <w:jc w:val="both"/>
              <w:rPr>
                <w:b/>
                <w:bCs/>
              </w:rPr>
            </w:pPr>
            <w:r w:rsidRPr="0037111B">
              <w:rPr>
                <w:color w:val="000000"/>
              </w:rPr>
              <w:t>Lack of Fusion</w:t>
            </w:r>
          </w:p>
        </w:tc>
        <w:tc>
          <w:tcPr>
            <w:tcW w:w="1800" w:type="dxa"/>
            <w:vAlign w:val="center"/>
          </w:tcPr>
          <w:p w14:paraId="55890B74" w14:textId="7A19B452" w:rsidR="00760550" w:rsidRPr="0037111B" w:rsidRDefault="00760550" w:rsidP="0092641B">
            <w:pPr>
              <w:jc w:val="both"/>
              <w:rPr>
                <w:b/>
                <w:bCs/>
              </w:rPr>
            </w:pPr>
            <w:r w:rsidRPr="0037111B">
              <w:rPr>
                <w:color w:val="000000"/>
              </w:rPr>
              <w:t>84.8%</w:t>
            </w:r>
          </w:p>
        </w:tc>
        <w:tc>
          <w:tcPr>
            <w:tcW w:w="2610" w:type="dxa"/>
            <w:vAlign w:val="center"/>
          </w:tcPr>
          <w:p w14:paraId="05893AC2" w14:textId="4727AA18" w:rsidR="00760550" w:rsidRPr="0037111B" w:rsidRDefault="00760550" w:rsidP="0092641B">
            <w:pPr>
              <w:jc w:val="both"/>
              <w:rPr>
                <w:b/>
                <w:bCs/>
              </w:rPr>
            </w:pPr>
            <w:r w:rsidRPr="0037111B">
              <w:rPr>
                <w:color w:val="000000"/>
              </w:rPr>
              <w:t>92.8%</w:t>
            </w:r>
          </w:p>
        </w:tc>
        <w:tc>
          <w:tcPr>
            <w:tcW w:w="2811" w:type="dxa"/>
            <w:vAlign w:val="center"/>
          </w:tcPr>
          <w:p w14:paraId="7C9FE13D" w14:textId="57B541BE" w:rsidR="00760550" w:rsidRPr="0037111B" w:rsidRDefault="00760550" w:rsidP="0092641B">
            <w:pPr>
              <w:jc w:val="both"/>
              <w:rPr>
                <w:b/>
                <w:bCs/>
              </w:rPr>
            </w:pPr>
            <w:r w:rsidRPr="0037111B">
              <w:rPr>
                <w:color w:val="000000"/>
              </w:rPr>
              <w:t>85.1%</w:t>
            </w:r>
          </w:p>
        </w:tc>
      </w:tr>
      <w:tr w:rsidR="00760550" w:rsidRPr="0037111B" w14:paraId="6084F4BE" w14:textId="77777777" w:rsidTr="00774703">
        <w:tc>
          <w:tcPr>
            <w:tcW w:w="1795" w:type="dxa"/>
            <w:vAlign w:val="center"/>
          </w:tcPr>
          <w:p w14:paraId="7EEB8A0A" w14:textId="5FA80CDC" w:rsidR="00760550" w:rsidRPr="0037111B" w:rsidRDefault="00760550" w:rsidP="0092641B">
            <w:pPr>
              <w:jc w:val="both"/>
              <w:rPr>
                <w:b/>
                <w:bCs/>
              </w:rPr>
            </w:pPr>
            <w:r w:rsidRPr="0037111B">
              <w:rPr>
                <w:color w:val="000000"/>
              </w:rPr>
              <w:t>Pore</w:t>
            </w:r>
          </w:p>
        </w:tc>
        <w:tc>
          <w:tcPr>
            <w:tcW w:w="1800" w:type="dxa"/>
            <w:vAlign w:val="center"/>
          </w:tcPr>
          <w:p w14:paraId="2D1BAC40" w14:textId="4D0230E8" w:rsidR="00760550" w:rsidRPr="0037111B" w:rsidRDefault="00760550" w:rsidP="0092641B">
            <w:pPr>
              <w:jc w:val="both"/>
              <w:rPr>
                <w:b/>
                <w:bCs/>
              </w:rPr>
            </w:pPr>
            <w:r w:rsidRPr="0037111B">
              <w:rPr>
                <w:color w:val="000000"/>
              </w:rPr>
              <w:t>97.4%</w:t>
            </w:r>
          </w:p>
        </w:tc>
        <w:tc>
          <w:tcPr>
            <w:tcW w:w="2610" w:type="dxa"/>
            <w:vAlign w:val="center"/>
          </w:tcPr>
          <w:p w14:paraId="19ABEE97" w14:textId="681B1E14" w:rsidR="00760550" w:rsidRPr="0037111B" w:rsidRDefault="00760550" w:rsidP="0092641B">
            <w:pPr>
              <w:jc w:val="both"/>
              <w:rPr>
                <w:b/>
                <w:bCs/>
              </w:rPr>
            </w:pPr>
            <w:r w:rsidRPr="0037111B">
              <w:rPr>
                <w:color w:val="000000"/>
              </w:rPr>
              <w:t>95.2%</w:t>
            </w:r>
          </w:p>
        </w:tc>
        <w:tc>
          <w:tcPr>
            <w:tcW w:w="2811" w:type="dxa"/>
            <w:vAlign w:val="center"/>
          </w:tcPr>
          <w:p w14:paraId="73ECDA70" w14:textId="735DD162" w:rsidR="00760550" w:rsidRPr="0037111B" w:rsidRDefault="00760550" w:rsidP="0092641B">
            <w:pPr>
              <w:jc w:val="both"/>
              <w:rPr>
                <w:b/>
                <w:bCs/>
              </w:rPr>
            </w:pPr>
            <w:r w:rsidRPr="0037111B">
              <w:rPr>
                <w:color w:val="000000"/>
              </w:rPr>
              <w:t>97.8%</w:t>
            </w:r>
          </w:p>
        </w:tc>
      </w:tr>
      <w:tr w:rsidR="00760550" w:rsidRPr="0037111B" w14:paraId="218F1347" w14:textId="77777777" w:rsidTr="00774703">
        <w:tc>
          <w:tcPr>
            <w:tcW w:w="1795" w:type="dxa"/>
            <w:vAlign w:val="center"/>
          </w:tcPr>
          <w:p w14:paraId="67AE192D" w14:textId="7136A0EC" w:rsidR="00760550" w:rsidRPr="0037111B" w:rsidRDefault="00760550" w:rsidP="0092641B">
            <w:pPr>
              <w:jc w:val="both"/>
              <w:rPr>
                <w:b/>
                <w:bCs/>
              </w:rPr>
            </w:pPr>
            <w:r w:rsidRPr="0037111B">
              <w:rPr>
                <w:color w:val="000000"/>
              </w:rPr>
              <w:t>Pore with Crack</w:t>
            </w:r>
          </w:p>
        </w:tc>
        <w:tc>
          <w:tcPr>
            <w:tcW w:w="1800" w:type="dxa"/>
            <w:vAlign w:val="center"/>
          </w:tcPr>
          <w:p w14:paraId="1D08D2BA" w14:textId="57C8758B" w:rsidR="00760550" w:rsidRPr="0037111B" w:rsidRDefault="00760550" w:rsidP="0092641B">
            <w:pPr>
              <w:jc w:val="both"/>
              <w:rPr>
                <w:b/>
                <w:bCs/>
              </w:rPr>
            </w:pPr>
            <w:r w:rsidRPr="0037111B">
              <w:rPr>
                <w:color w:val="000000"/>
              </w:rPr>
              <w:t>5.3%</w:t>
            </w:r>
          </w:p>
        </w:tc>
        <w:tc>
          <w:tcPr>
            <w:tcW w:w="2610" w:type="dxa"/>
            <w:vAlign w:val="center"/>
          </w:tcPr>
          <w:p w14:paraId="7688FB50" w14:textId="4052406B" w:rsidR="00760550" w:rsidRPr="0037111B" w:rsidRDefault="00760550" w:rsidP="0092641B">
            <w:pPr>
              <w:jc w:val="both"/>
              <w:rPr>
                <w:b/>
                <w:bCs/>
              </w:rPr>
            </w:pPr>
            <w:r w:rsidRPr="0037111B">
              <w:rPr>
                <w:color w:val="000000"/>
              </w:rPr>
              <w:t>9.2%</w:t>
            </w:r>
          </w:p>
        </w:tc>
        <w:tc>
          <w:tcPr>
            <w:tcW w:w="2811" w:type="dxa"/>
            <w:vAlign w:val="center"/>
          </w:tcPr>
          <w:p w14:paraId="001E32CA" w14:textId="2E7E2A6E" w:rsidR="00760550" w:rsidRPr="0037111B" w:rsidRDefault="00760550" w:rsidP="0092641B">
            <w:pPr>
              <w:jc w:val="both"/>
              <w:rPr>
                <w:b/>
                <w:bCs/>
              </w:rPr>
            </w:pPr>
            <w:r w:rsidRPr="0037111B">
              <w:rPr>
                <w:color w:val="000000"/>
              </w:rPr>
              <w:t>35.5%</w:t>
            </w:r>
          </w:p>
        </w:tc>
      </w:tr>
      <w:tr w:rsidR="00760550" w:rsidRPr="0037111B" w14:paraId="40269511" w14:textId="77777777" w:rsidTr="00774703">
        <w:tc>
          <w:tcPr>
            <w:tcW w:w="1795" w:type="dxa"/>
            <w:vAlign w:val="center"/>
          </w:tcPr>
          <w:p w14:paraId="08E33E80" w14:textId="392E8478" w:rsidR="00760550" w:rsidRPr="0037111B" w:rsidRDefault="00760550" w:rsidP="0092641B">
            <w:pPr>
              <w:jc w:val="both"/>
              <w:rPr>
                <w:b/>
                <w:bCs/>
                <w:color w:val="404040" w:themeColor="text1" w:themeTint="BF"/>
              </w:rPr>
            </w:pPr>
            <w:r w:rsidRPr="0037111B">
              <w:rPr>
                <w:b/>
                <w:bCs/>
                <w:color w:val="404040" w:themeColor="text1" w:themeTint="BF"/>
              </w:rPr>
              <w:t>Total</w:t>
            </w:r>
          </w:p>
        </w:tc>
        <w:tc>
          <w:tcPr>
            <w:tcW w:w="1800" w:type="dxa"/>
            <w:vAlign w:val="center"/>
          </w:tcPr>
          <w:p w14:paraId="10E15CBD" w14:textId="489CC683" w:rsidR="00760550" w:rsidRPr="0037111B" w:rsidRDefault="00760550" w:rsidP="0092641B">
            <w:pPr>
              <w:jc w:val="both"/>
              <w:rPr>
                <w:b/>
                <w:bCs/>
                <w:color w:val="404040" w:themeColor="text1" w:themeTint="BF"/>
              </w:rPr>
            </w:pPr>
            <w:r w:rsidRPr="0037111B">
              <w:rPr>
                <w:b/>
                <w:bCs/>
                <w:color w:val="404040" w:themeColor="text1" w:themeTint="BF"/>
              </w:rPr>
              <w:t>88.6%</w:t>
            </w:r>
          </w:p>
        </w:tc>
        <w:tc>
          <w:tcPr>
            <w:tcW w:w="2610" w:type="dxa"/>
            <w:vAlign w:val="center"/>
          </w:tcPr>
          <w:p w14:paraId="30AF86E4" w14:textId="41785E0A" w:rsidR="00760550" w:rsidRPr="0037111B" w:rsidRDefault="00760550" w:rsidP="0092641B">
            <w:pPr>
              <w:jc w:val="both"/>
              <w:rPr>
                <w:b/>
                <w:bCs/>
                <w:color w:val="404040" w:themeColor="text1" w:themeTint="BF"/>
              </w:rPr>
            </w:pPr>
            <w:r w:rsidRPr="0037111B">
              <w:rPr>
                <w:b/>
                <w:bCs/>
                <w:color w:val="404040" w:themeColor="text1" w:themeTint="BF"/>
              </w:rPr>
              <w:t>90.6%</w:t>
            </w:r>
          </w:p>
        </w:tc>
        <w:tc>
          <w:tcPr>
            <w:tcW w:w="2811" w:type="dxa"/>
            <w:vAlign w:val="center"/>
          </w:tcPr>
          <w:p w14:paraId="58D6B690" w14:textId="41BC864A" w:rsidR="00760550" w:rsidRPr="0037111B" w:rsidRDefault="00760550" w:rsidP="0092641B">
            <w:pPr>
              <w:keepNext/>
              <w:jc w:val="both"/>
              <w:rPr>
                <w:b/>
                <w:bCs/>
                <w:color w:val="404040" w:themeColor="text1" w:themeTint="BF"/>
              </w:rPr>
            </w:pPr>
            <w:r w:rsidRPr="0037111B">
              <w:rPr>
                <w:b/>
                <w:bCs/>
                <w:color w:val="404040" w:themeColor="text1" w:themeTint="BF"/>
              </w:rPr>
              <w:t>91.6%</w:t>
            </w:r>
          </w:p>
        </w:tc>
      </w:tr>
    </w:tbl>
    <w:p w14:paraId="7D327E5B" w14:textId="0F943366" w:rsidR="0082362A" w:rsidRPr="0037111B" w:rsidRDefault="0082362A" w:rsidP="00754951">
      <w:pPr>
        <w:jc w:val="both"/>
      </w:pPr>
      <w:r w:rsidRPr="0037111B">
        <w:rPr>
          <w:noProof/>
        </w:rPr>
        <w:drawing>
          <wp:inline distT="0" distB="0" distL="0" distR="0" wp14:anchorId="7D02E81F" wp14:editId="738FE97D">
            <wp:extent cx="5778714" cy="2588748"/>
            <wp:effectExtent l="0" t="0" r="0" b="2540"/>
            <wp:docPr id="1195540937" name="Picture 3"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0937" name="Picture 3" descr="A graph showing a number of data&#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213" t="10330" r="1858" b="13271"/>
                    <a:stretch/>
                  </pic:blipFill>
                  <pic:spPr bwMode="auto">
                    <a:xfrm>
                      <a:off x="0" y="0"/>
                      <a:ext cx="5794229" cy="2595698"/>
                    </a:xfrm>
                    <a:prstGeom prst="rect">
                      <a:avLst/>
                    </a:prstGeom>
                    <a:ln>
                      <a:noFill/>
                    </a:ln>
                    <a:extLst>
                      <a:ext uri="{53640926-AAD7-44D8-BBD7-CCE9431645EC}">
                        <a14:shadowObscured xmlns:a14="http://schemas.microsoft.com/office/drawing/2010/main"/>
                      </a:ext>
                    </a:extLst>
                  </pic:spPr>
                </pic:pic>
              </a:graphicData>
            </a:graphic>
          </wp:inline>
        </w:drawing>
      </w:r>
    </w:p>
    <w:p w14:paraId="5E4C12F9" w14:textId="7D1EE11B" w:rsidR="0082362A" w:rsidRPr="0037111B" w:rsidRDefault="0082362A" w:rsidP="00387401">
      <w:pPr>
        <w:pStyle w:val="Caption"/>
        <w:jc w:val="both"/>
        <w:rPr>
          <w:i w:val="0"/>
          <w:iCs w:val="0"/>
          <w:sz w:val="24"/>
          <w:szCs w:val="24"/>
        </w:rPr>
      </w:pPr>
      <w:r w:rsidRPr="0037111B">
        <w:rPr>
          <w:i w:val="0"/>
          <w:iCs w:val="0"/>
          <w:sz w:val="24"/>
          <w:szCs w:val="24"/>
        </w:rPr>
        <w:t xml:space="preserve">Figure </w:t>
      </w:r>
      <w:r w:rsidR="00B92DDD" w:rsidRPr="0037111B">
        <w:rPr>
          <w:i w:val="0"/>
          <w:iCs w:val="0"/>
          <w:sz w:val="24"/>
          <w:szCs w:val="24"/>
        </w:rPr>
        <w:t>3</w:t>
      </w:r>
      <w:r w:rsidRPr="0037111B">
        <w:rPr>
          <w:i w:val="0"/>
          <w:iCs w:val="0"/>
          <w:sz w:val="24"/>
          <w:szCs w:val="24"/>
        </w:rPr>
        <w:t xml:space="preserve">: </w:t>
      </w:r>
      <w:r w:rsidR="007955B7" w:rsidRPr="0037111B">
        <w:rPr>
          <w:i w:val="0"/>
          <w:iCs w:val="0"/>
          <w:sz w:val="24"/>
          <w:szCs w:val="24"/>
        </w:rPr>
        <w:t>V</w:t>
      </w:r>
      <w:r w:rsidRPr="0037111B">
        <w:rPr>
          <w:i w:val="0"/>
          <w:iCs w:val="0"/>
          <w:sz w:val="24"/>
          <w:szCs w:val="24"/>
        </w:rPr>
        <w:t>ariation in training accuracy and validation accuracy with number of training iterations for the Baseline model</w:t>
      </w:r>
      <w:r w:rsidR="00956592" w:rsidRPr="0037111B">
        <w:rPr>
          <w:i w:val="0"/>
          <w:iCs w:val="0"/>
          <w:sz w:val="24"/>
          <w:szCs w:val="24"/>
        </w:rPr>
        <w:t xml:space="preserve"> </w:t>
      </w:r>
      <w:r w:rsidR="00040264" w:rsidRPr="0037111B">
        <w:rPr>
          <w:i w:val="0"/>
          <w:iCs w:val="0"/>
          <w:sz w:val="24"/>
          <w:szCs w:val="24"/>
        </w:rPr>
        <w:t xml:space="preserve">trained </w:t>
      </w:r>
      <w:r w:rsidR="00956592" w:rsidRPr="0037111B">
        <w:rPr>
          <w:i w:val="0"/>
          <w:iCs w:val="0"/>
          <w:sz w:val="24"/>
          <w:szCs w:val="24"/>
        </w:rPr>
        <w:t>on the original dataset</w:t>
      </w:r>
      <w:r w:rsidRPr="00B44B13">
        <w:rPr>
          <w:i w:val="0"/>
          <w:iCs w:val="0"/>
          <w:sz w:val="24"/>
          <w:szCs w:val="24"/>
        </w:rPr>
        <w:t>.</w:t>
      </w:r>
    </w:p>
    <w:p w14:paraId="16672E0E" w14:textId="7D72DBBD" w:rsidR="004A3819" w:rsidRPr="0037111B" w:rsidRDefault="007C56A7" w:rsidP="00EF2656">
      <w:pPr>
        <w:spacing w:after="0"/>
        <w:rPr>
          <w:rFonts w:eastAsia="Times New Roman"/>
          <w:i/>
          <w:iCs/>
          <w:lang w:val="en-SG" w:eastAsia="en-SG"/>
        </w:rPr>
      </w:pPr>
      <w:r w:rsidRPr="0037111B">
        <w:rPr>
          <w:rFonts w:eastAsia="Times New Roman"/>
          <w:i/>
          <w:iCs/>
          <w:lang w:val="en-SG" w:eastAsia="en-SG"/>
        </w:rPr>
        <w:t xml:space="preserve">3.2 </w:t>
      </w:r>
      <w:r w:rsidR="00637264" w:rsidRPr="0037111B">
        <w:rPr>
          <w:rFonts w:eastAsia="Times New Roman"/>
          <w:i/>
          <w:iCs/>
          <w:lang w:val="en-SG" w:eastAsia="en-SG"/>
        </w:rPr>
        <w:t>Synthetic</w:t>
      </w:r>
      <w:r w:rsidR="00244A39" w:rsidRPr="0037111B">
        <w:rPr>
          <w:rFonts w:eastAsia="Times New Roman"/>
          <w:i/>
          <w:iCs/>
          <w:lang w:val="en-SG" w:eastAsia="en-SG"/>
        </w:rPr>
        <w:t xml:space="preserve"> Dataset</w:t>
      </w:r>
    </w:p>
    <w:p w14:paraId="58FBCC50" w14:textId="66F4A4B7" w:rsidR="001D6452" w:rsidRPr="0037111B" w:rsidRDefault="00584B37" w:rsidP="0057370A">
      <w:pPr>
        <w:jc w:val="both"/>
        <w:rPr>
          <w:rFonts w:eastAsia="Times New Roman"/>
          <w:lang w:val="en-SG" w:eastAsia="en-SG"/>
        </w:rPr>
      </w:pPr>
      <w:r w:rsidRPr="0037111B">
        <w:rPr>
          <w:rFonts w:eastAsia="Times New Roman"/>
          <w:lang w:val="en-SG" w:eastAsia="en-SG"/>
        </w:rPr>
        <w:t>To address the poor performance in classifying '</w:t>
      </w:r>
      <w:r w:rsidR="005363E8" w:rsidRPr="0037111B">
        <w:rPr>
          <w:rFonts w:eastAsia="Times New Roman"/>
          <w:lang w:val="en-SG" w:eastAsia="en-SG"/>
        </w:rPr>
        <w:t>p</w:t>
      </w:r>
      <w:r w:rsidRPr="0037111B">
        <w:rPr>
          <w:rFonts w:eastAsia="Times New Roman"/>
          <w:lang w:val="en-SG" w:eastAsia="en-SG"/>
        </w:rPr>
        <w:t xml:space="preserve">ore with </w:t>
      </w:r>
      <w:r w:rsidR="005363E8" w:rsidRPr="0037111B">
        <w:rPr>
          <w:rFonts w:eastAsia="Times New Roman"/>
          <w:lang w:val="en-SG" w:eastAsia="en-SG"/>
        </w:rPr>
        <w:t>c</w:t>
      </w:r>
      <w:r w:rsidRPr="0037111B">
        <w:rPr>
          <w:rFonts w:eastAsia="Times New Roman"/>
          <w:lang w:val="en-SG" w:eastAsia="en-SG"/>
        </w:rPr>
        <w:t>rack' defects, the original dataset was expanded using data augmentation techniques</w:t>
      </w:r>
      <w:r w:rsidR="00B45F89" w:rsidRPr="0037111B">
        <w:rPr>
          <w:rFonts w:eastAsia="Times New Roman"/>
          <w:lang w:val="en-SG" w:eastAsia="en-SG"/>
        </w:rPr>
        <w:t xml:space="preserve"> to create a dataset containing ‘synthetic’ data</w:t>
      </w:r>
      <w:r w:rsidRPr="0037111B">
        <w:rPr>
          <w:rFonts w:eastAsia="Times New Roman"/>
          <w:lang w:val="en-SG" w:eastAsia="en-SG"/>
        </w:rPr>
        <w:t xml:space="preserve">. Data augmentation is a valuable tool in deep learning, enabling the expansion of datasets for improved training and validation </w:t>
      </w:r>
      <w:r w:rsidR="00A153A5" w:rsidRPr="0037111B">
        <w:rPr>
          <w:rFonts w:eastAsia="Times New Roman"/>
          <w:lang w:val="en-SG" w:eastAsia="en-SG"/>
        </w:rPr>
        <w:fldChar w:fldCharType="begin"/>
      </w:r>
      <w:r w:rsidR="00152E36">
        <w:rPr>
          <w:rFonts w:eastAsia="Times New Roman"/>
          <w:lang w:val="en-SG" w:eastAsia="en-SG"/>
        </w:rPr>
        <w:instrText xml:space="preserve"> ADDIN ZOTERO_ITEM CSL_CITATION {"citationID":"ll8LkmJl","properties":{"formattedCitation":"(39,40)","plainCitation":"(39,40)","noteIndex":0},"citationItems":[{"id":"7rnDYpxE/wUv2GyNy","uris":["http://zotero.org/groups/5501489/items/DFDIYNNT"],"itemData":{"id":186,"type":"paper-conference","container-title":"2018 IEEE Symposium Series on Computational Intelligence (SSCI)","DOI":"10.1109/SSCI.2018.8628742","page":"1542-1547","title":"Improving Deep Learning with Generic Data Augmentation","author":[{"family":"Taylor","given":"Luke"},{"family":"Nitschke","given":"Geoff"}],"issued":{"date-parts":[["2018"]]}}},{"id":"7rnDYpxE/95Kox2v3","uris":["http://zotero.org/groups/5501489/items/DYZJFJCR"],"itemData":{"id":218,"type":"article-journal","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data.","container-title":"Journal of Big Data","DOI":"10.1186/s40537-019-0197-0","ISSN":"2196-1115","issue":"1","journalAbbreviation":"Journal of Big Data","page":"60","title":"A survey on Image Data Augmentation for Deep Learning","volume":"6","author":[{"family":"Shorten","given":"Connor"},{"family":"Khoshgoftaar","given":"Taghi M."}],"issued":{"date-parts":[["2019",7,6]]}}}],"schema":"https://github.com/citation-style-language/schema/raw/master/csl-citation.json"} </w:instrText>
      </w:r>
      <w:r w:rsidR="00A153A5" w:rsidRPr="0037111B">
        <w:rPr>
          <w:rFonts w:eastAsia="Times New Roman"/>
          <w:lang w:val="en-SG" w:eastAsia="en-SG"/>
        </w:rPr>
        <w:fldChar w:fldCharType="separate"/>
      </w:r>
      <w:r w:rsidR="00152E36" w:rsidRPr="00152E36">
        <w:t>(39,40)</w:t>
      </w:r>
      <w:r w:rsidR="00A153A5" w:rsidRPr="0037111B">
        <w:rPr>
          <w:rFonts w:eastAsia="Times New Roman"/>
          <w:lang w:val="en-SG" w:eastAsia="en-SG"/>
        </w:rPr>
        <w:fldChar w:fldCharType="end"/>
      </w:r>
      <w:r w:rsidRPr="0037111B">
        <w:rPr>
          <w:rFonts w:eastAsia="Times New Roman"/>
          <w:lang w:val="en-SG" w:eastAsia="en-SG"/>
        </w:rPr>
        <w:t xml:space="preserve">. </w:t>
      </w:r>
      <w:r w:rsidR="003A4265" w:rsidRPr="0037111B">
        <w:t xml:space="preserve">In this study, the augmentation process included randomly reflecting the images along the X and Y axes, rotating the images between 20 and -20 degrees around their </w:t>
      </w:r>
      <w:r w:rsidR="00831582" w:rsidRPr="0037111B">
        <w:t>centre</w:t>
      </w:r>
      <w:r w:rsidR="003A4265" w:rsidRPr="0037111B">
        <w:t>, and scaling the images randomly between 0.9 and 1.1.</w:t>
      </w:r>
      <w:r w:rsidR="006B2FC0" w:rsidRPr="0037111B">
        <w:t xml:space="preserve"> </w:t>
      </w:r>
      <w:r w:rsidR="003A4265" w:rsidRPr="0037111B">
        <w:rPr>
          <w:rFonts w:eastAsia="Times New Roman"/>
          <w:lang w:val="en-SG" w:eastAsia="en-SG"/>
        </w:rPr>
        <w:t>During</w:t>
      </w:r>
      <w:r w:rsidRPr="0037111B">
        <w:rPr>
          <w:rFonts w:eastAsia="Times New Roman"/>
          <w:lang w:val="en-SG" w:eastAsia="en-SG"/>
        </w:rPr>
        <w:t xml:space="preserve"> augmentation</w:t>
      </w:r>
      <w:r w:rsidR="003A4265" w:rsidRPr="0037111B">
        <w:rPr>
          <w:rFonts w:eastAsia="Times New Roman"/>
          <w:lang w:val="en-SG" w:eastAsia="en-SG"/>
        </w:rPr>
        <w:t>,</w:t>
      </w:r>
      <w:r w:rsidRPr="0037111B">
        <w:rPr>
          <w:rFonts w:eastAsia="Times New Roman"/>
          <w:lang w:val="en-SG" w:eastAsia="en-SG"/>
        </w:rPr>
        <w:t xml:space="preserve"> the '</w:t>
      </w:r>
      <w:r w:rsidR="00831582" w:rsidRPr="0037111B">
        <w:rPr>
          <w:rFonts w:eastAsia="Times New Roman"/>
          <w:lang w:val="en-SG" w:eastAsia="en-SG"/>
        </w:rPr>
        <w:t>p</w:t>
      </w:r>
      <w:r w:rsidRPr="0037111B">
        <w:rPr>
          <w:rFonts w:eastAsia="Times New Roman"/>
          <w:lang w:val="en-SG" w:eastAsia="en-SG"/>
        </w:rPr>
        <w:t xml:space="preserve">ore with </w:t>
      </w:r>
      <w:r w:rsidR="00831582" w:rsidRPr="0037111B">
        <w:rPr>
          <w:rFonts w:eastAsia="Times New Roman"/>
          <w:lang w:val="en-SG" w:eastAsia="en-SG"/>
        </w:rPr>
        <w:t>c</w:t>
      </w:r>
      <w:r w:rsidRPr="0037111B">
        <w:rPr>
          <w:rFonts w:eastAsia="Times New Roman"/>
          <w:lang w:val="en-SG" w:eastAsia="en-SG"/>
        </w:rPr>
        <w:t>rack' defect</w:t>
      </w:r>
      <w:r w:rsidR="003A4265" w:rsidRPr="0037111B">
        <w:rPr>
          <w:rFonts w:eastAsia="Times New Roman"/>
          <w:lang w:val="en-SG" w:eastAsia="en-SG"/>
        </w:rPr>
        <w:t xml:space="preserve"> class was expanded</w:t>
      </w:r>
      <w:r w:rsidRPr="0037111B">
        <w:rPr>
          <w:rFonts w:eastAsia="Times New Roman"/>
          <w:lang w:val="en-SG" w:eastAsia="en-SG"/>
        </w:rPr>
        <w:t xml:space="preserve"> to 1,052</w:t>
      </w:r>
      <w:r w:rsidR="00067D87" w:rsidRPr="0037111B">
        <w:rPr>
          <w:rFonts w:eastAsia="Times New Roman"/>
          <w:lang w:val="en-SG" w:eastAsia="en-SG"/>
        </w:rPr>
        <w:t xml:space="preserve"> -</w:t>
      </w:r>
      <w:r w:rsidRPr="0037111B">
        <w:rPr>
          <w:rFonts w:eastAsia="Times New Roman"/>
          <w:lang w:val="en-SG" w:eastAsia="en-SG"/>
        </w:rPr>
        <w:t xml:space="preserve"> </w:t>
      </w:r>
      <w:r w:rsidR="00067D87" w:rsidRPr="0037111B">
        <w:rPr>
          <w:rFonts w:eastAsia="Times New Roman"/>
          <w:lang w:val="en-SG" w:eastAsia="en-SG"/>
        </w:rPr>
        <w:t>4</w:t>
      </w:r>
      <w:r w:rsidRPr="0037111B">
        <w:rPr>
          <w:rFonts w:eastAsia="Times New Roman"/>
          <w:lang w:val="en-SG" w:eastAsia="en-SG"/>
        </w:rPr>
        <w:t xml:space="preserve"> </w:t>
      </w:r>
      <w:r w:rsidR="00DF2464" w:rsidRPr="0037111B">
        <w:rPr>
          <w:rFonts w:eastAsia="Times New Roman"/>
          <w:lang w:val="en-SG" w:eastAsia="en-SG"/>
        </w:rPr>
        <w:t>times larger</w:t>
      </w:r>
      <w:r w:rsidRPr="0037111B">
        <w:rPr>
          <w:rFonts w:eastAsia="Times New Roman"/>
          <w:lang w:val="en-SG" w:eastAsia="en-SG"/>
        </w:rPr>
        <w:t xml:space="preserve"> than the original </w:t>
      </w:r>
      <w:r w:rsidR="008C7A76" w:rsidRPr="0037111B">
        <w:rPr>
          <w:rFonts w:eastAsia="Times New Roman"/>
          <w:lang w:val="en-SG" w:eastAsia="en-SG"/>
        </w:rPr>
        <w:t>size</w:t>
      </w:r>
      <w:r w:rsidRPr="0037111B">
        <w:rPr>
          <w:rFonts w:eastAsia="Times New Roman"/>
          <w:lang w:val="en-SG" w:eastAsia="en-SG"/>
        </w:rPr>
        <w:t>.</w:t>
      </w:r>
      <w:r w:rsidR="006B2FC0" w:rsidRPr="0037111B">
        <w:rPr>
          <w:rFonts w:eastAsia="Times New Roman"/>
          <w:lang w:val="en-SG" w:eastAsia="en-SG"/>
        </w:rPr>
        <w:t xml:space="preserve"> </w:t>
      </w:r>
      <w:r w:rsidR="006B2FC0" w:rsidRPr="0037111B">
        <w:t>After augmentation, the data was divided into a training set (70%) and a validation set (30%).</w:t>
      </w:r>
      <w:r w:rsidR="00D36C26" w:rsidRPr="0037111B">
        <w:rPr>
          <w:rFonts w:eastAsia="Times New Roman"/>
          <w:lang w:val="en-SG" w:eastAsia="en-SG"/>
        </w:rPr>
        <w:t xml:space="preserve"> The ‘crack’, ‘pore’ and ‘lack of fusion’ classes were not expanded as </w:t>
      </w:r>
      <w:r w:rsidR="00B83A07" w:rsidRPr="0037111B">
        <w:rPr>
          <w:rFonts w:eastAsia="Times New Roman"/>
          <w:lang w:val="en-SG" w:eastAsia="en-SG"/>
        </w:rPr>
        <w:t>they were well classified in previous models.</w:t>
      </w:r>
      <w:r w:rsidR="00A02A96" w:rsidRPr="0037111B">
        <w:rPr>
          <w:rFonts w:eastAsia="Times New Roman"/>
          <w:lang w:val="en-SG" w:eastAsia="en-SG"/>
        </w:rPr>
        <w:t xml:space="preserve"> </w:t>
      </w:r>
      <w:r w:rsidRPr="0037111B">
        <w:rPr>
          <w:rFonts w:eastAsia="Times New Roman"/>
          <w:lang w:val="en-SG" w:eastAsia="en-SG"/>
        </w:rPr>
        <w:t>The baseline model was trained with 4 batches and 10 filters. Grid</w:t>
      </w:r>
      <w:r w:rsidR="007F3F3F" w:rsidRPr="0037111B">
        <w:rPr>
          <w:rFonts w:eastAsia="Times New Roman"/>
          <w:lang w:val="en-SG" w:eastAsia="en-SG"/>
        </w:rPr>
        <w:t>-</w:t>
      </w:r>
      <w:r w:rsidRPr="0037111B">
        <w:rPr>
          <w:rFonts w:eastAsia="Times New Roman"/>
          <w:lang w:val="en-SG" w:eastAsia="en-SG"/>
        </w:rPr>
        <w:t xml:space="preserve">search optimisation identified the optimal network configuration with 8 batches and 20 filters, while Bayesian optimisation </w:t>
      </w:r>
      <w:r w:rsidR="00611350" w:rsidRPr="0037111B">
        <w:rPr>
          <w:rFonts w:eastAsia="Times New Roman"/>
          <w:lang w:val="en-SG" w:eastAsia="en-SG"/>
        </w:rPr>
        <w:t>yielded</w:t>
      </w:r>
      <w:r w:rsidRPr="0037111B">
        <w:rPr>
          <w:rFonts w:eastAsia="Times New Roman"/>
          <w:lang w:val="en-SG" w:eastAsia="en-SG"/>
        </w:rPr>
        <w:t xml:space="preserve"> a </w:t>
      </w:r>
      <w:r w:rsidR="00042A06" w:rsidRPr="0037111B">
        <w:rPr>
          <w:rFonts w:eastAsia="Times New Roman"/>
          <w:lang w:val="en-SG" w:eastAsia="en-SG"/>
        </w:rPr>
        <w:t>CNN</w:t>
      </w:r>
      <w:r w:rsidRPr="0037111B">
        <w:rPr>
          <w:rFonts w:eastAsia="Times New Roman"/>
          <w:lang w:val="en-SG" w:eastAsia="en-SG"/>
        </w:rPr>
        <w:t xml:space="preserve"> with 9 batches and 28 filters.</w:t>
      </w:r>
      <w:r w:rsidR="00A72B2E" w:rsidRPr="0037111B">
        <w:rPr>
          <w:rFonts w:eastAsia="Times New Roman"/>
          <w:lang w:val="en-SG" w:eastAsia="en-SG"/>
        </w:rPr>
        <w:t xml:space="preserve"> </w:t>
      </w:r>
      <w:r w:rsidR="0057370A" w:rsidRPr="0037111B">
        <w:rPr>
          <w:rFonts w:eastAsia="Times New Roman"/>
          <w:lang w:val="en-SG" w:eastAsia="en-SG"/>
        </w:rPr>
        <w:t xml:space="preserve">The confusion matrices for the models' performance are provided in Figure 4, and their accuracies are shown in Table 3. </w:t>
      </w:r>
    </w:p>
    <w:p w14:paraId="026CBFD9" w14:textId="6A8ABDA0" w:rsidR="009C229B" w:rsidRPr="0037111B" w:rsidRDefault="00A11A74" w:rsidP="0092641B">
      <w:pPr>
        <w:jc w:val="both"/>
      </w:pPr>
      <w:r w:rsidRPr="0037111B">
        <w:rPr>
          <w:noProof/>
        </w:rPr>
        <w:drawing>
          <wp:inline distT="0" distB="0" distL="0" distR="0" wp14:anchorId="0665F907" wp14:editId="6E2708D5">
            <wp:extent cx="5730282" cy="2271346"/>
            <wp:effectExtent l="0" t="0" r="3810" b="0"/>
            <wp:docPr id="53974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0380" name="Picture 539740380"/>
                    <pic:cNvPicPr/>
                  </pic:nvPicPr>
                  <pic:blipFill rotWithShape="1">
                    <a:blip r:embed="rId12" cstate="print">
                      <a:extLst>
                        <a:ext uri="{28A0092B-C50C-407E-A947-70E740481C1C}">
                          <a14:useLocalDpi xmlns:a14="http://schemas.microsoft.com/office/drawing/2010/main" val="0"/>
                        </a:ext>
                      </a:extLst>
                    </a:blip>
                    <a:srcRect t="14402" b="15130"/>
                    <a:stretch/>
                  </pic:blipFill>
                  <pic:spPr bwMode="auto">
                    <a:xfrm>
                      <a:off x="0" y="0"/>
                      <a:ext cx="5731510" cy="2271833"/>
                    </a:xfrm>
                    <a:prstGeom prst="rect">
                      <a:avLst/>
                    </a:prstGeom>
                    <a:ln>
                      <a:noFill/>
                    </a:ln>
                    <a:extLst>
                      <a:ext uri="{53640926-AAD7-44D8-BBD7-CCE9431645EC}">
                        <a14:shadowObscured xmlns:a14="http://schemas.microsoft.com/office/drawing/2010/main"/>
                      </a:ext>
                    </a:extLst>
                  </pic:spPr>
                </pic:pic>
              </a:graphicData>
            </a:graphic>
          </wp:inline>
        </w:drawing>
      </w:r>
    </w:p>
    <w:p w14:paraId="0E0EF221" w14:textId="4C2D1947" w:rsidR="00F760C4" w:rsidRPr="0037111B" w:rsidRDefault="0027591F" w:rsidP="00EB69B2">
      <w:pPr>
        <w:pStyle w:val="Caption"/>
        <w:jc w:val="both"/>
        <w:rPr>
          <w:i w:val="0"/>
          <w:iCs w:val="0"/>
          <w:sz w:val="24"/>
          <w:szCs w:val="24"/>
        </w:rPr>
      </w:pPr>
      <w:r w:rsidRPr="0037111B">
        <w:rPr>
          <w:i w:val="0"/>
          <w:iCs w:val="0"/>
          <w:sz w:val="24"/>
          <w:szCs w:val="24"/>
        </w:rPr>
        <w:t>Figure 4: Confusion matrices showing the performance of the baseline, grid</w:t>
      </w:r>
      <w:r w:rsidR="00D56D36" w:rsidRPr="0037111B">
        <w:rPr>
          <w:i w:val="0"/>
          <w:iCs w:val="0"/>
          <w:sz w:val="24"/>
          <w:szCs w:val="24"/>
        </w:rPr>
        <w:t>-</w:t>
      </w:r>
      <w:r w:rsidRPr="0037111B">
        <w:rPr>
          <w:i w:val="0"/>
          <w:iCs w:val="0"/>
          <w:sz w:val="24"/>
          <w:szCs w:val="24"/>
        </w:rPr>
        <w:t xml:space="preserve">search optimised, and Bayesian optimised models for classifying </w:t>
      </w:r>
      <w:r w:rsidR="00613893" w:rsidRPr="0037111B">
        <w:rPr>
          <w:i w:val="0"/>
          <w:iCs w:val="0"/>
          <w:sz w:val="24"/>
          <w:szCs w:val="24"/>
        </w:rPr>
        <w:t>‘crack’, ‘pore’, ‘lack of fusion’ and ‘</w:t>
      </w:r>
      <w:r w:rsidR="00CD56B6" w:rsidRPr="0037111B">
        <w:rPr>
          <w:i w:val="0"/>
          <w:iCs w:val="0"/>
          <w:sz w:val="24"/>
          <w:szCs w:val="24"/>
        </w:rPr>
        <w:t>pore with crack</w:t>
      </w:r>
      <w:r w:rsidR="00613893" w:rsidRPr="0037111B">
        <w:rPr>
          <w:i w:val="0"/>
          <w:iCs w:val="0"/>
          <w:sz w:val="24"/>
          <w:szCs w:val="24"/>
        </w:rPr>
        <w:t>’</w:t>
      </w:r>
      <w:r w:rsidR="00CD56B6" w:rsidRPr="0037111B">
        <w:rPr>
          <w:i w:val="0"/>
          <w:iCs w:val="0"/>
          <w:sz w:val="24"/>
          <w:szCs w:val="24"/>
        </w:rPr>
        <w:t xml:space="preserve"> defects</w:t>
      </w:r>
      <w:r w:rsidR="00DA204D" w:rsidRPr="0037111B">
        <w:rPr>
          <w:i w:val="0"/>
          <w:iCs w:val="0"/>
          <w:sz w:val="24"/>
          <w:szCs w:val="24"/>
        </w:rPr>
        <w:t xml:space="preserve"> in the synthetic dataset</w:t>
      </w:r>
      <w:r w:rsidR="0075093C" w:rsidRPr="0037111B">
        <w:rPr>
          <w:i w:val="0"/>
          <w:iCs w:val="0"/>
          <w:sz w:val="24"/>
          <w:szCs w:val="24"/>
        </w:rPr>
        <w:t>.</w:t>
      </w:r>
      <w:r w:rsidR="00541AC4" w:rsidRPr="0037111B">
        <w:rPr>
          <w:i w:val="0"/>
          <w:iCs w:val="0"/>
          <w:sz w:val="24"/>
          <w:szCs w:val="24"/>
        </w:rPr>
        <w:t xml:space="preserve"> The validation dataset consists of </w:t>
      </w:r>
      <w:r w:rsidR="00BC7D95" w:rsidRPr="0037111B">
        <w:rPr>
          <w:i w:val="0"/>
          <w:iCs w:val="0"/>
          <w:sz w:val="24"/>
          <w:szCs w:val="24"/>
        </w:rPr>
        <w:t>1677 instances.</w:t>
      </w:r>
    </w:p>
    <w:p w14:paraId="47B45789" w14:textId="34DAF461" w:rsidR="00854D29" w:rsidRPr="0037111B" w:rsidRDefault="00854D29" w:rsidP="00854D29">
      <w:pPr>
        <w:pStyle w:val="Caption"/>
        <w:jc w:val="both"/>
      </w:pPr>
      <w:r w:rsidRPr="0037111B">
        <w:rPr>
          <w:i w:val="0"/>
          <w:iCs w:val="0"/>
          <w:sz w:val="24"/>
          <w:szCs w:val="24"/>
        </w:rPr>
        <w:t xml:space="preserve">Table 3: Summary of accuracy for </w:t>
      </w:r>
      <w:r w:rsidR="002132F2" w:rsidRPr="0037111B">
        <w:rPr>
          <w:i w:val="0"/>
          <w:iCs w:val="0"/>
          <w:sz w:val="24"/>
          <w:szCs w:val="24"/>
        </w:rPr>
        <w:t>baseline, grid-search optimised, and Bayesian optimised models</w:t>
      </w:r>
      <w:r w:rsidRPr="0037111B">
        <w:rPr>
          <w:i w:val="0"/>
          <w:iCs w:val="0"/>
          <w:sz w:val="24"/>
          <w:szCs w:val="24"/>
        </w:rPr>
        <w:t xml:space="preserve"> in correctly classifying defects in the</w:t>
      </w:r>
      <w:r w:rsidR="00472271" w:rsidRPr="0037111B">
        <w:rPr>
          <w:i w:val="0"/>
          <w:iCs w:val="0"/>
          <w:sz w:val="24"/>
          <w:szCs w:val="24"/>
        </w:rPr>
        <w:t xml:space="preserve"> </w:t>
      </w:r>
      <w:r w:rsidR="00437713" w:rsidRPr="0037111B">
        <w:rPr>
          <w:i w:val="0"/>
          <w:iCs w:val="0"/>
          <w:sz w:val="24"/>
          <w:szCs w:val="24"/>
        </w:rPr>
        <w:t>synthetic dataset</w:t>
      </w:r>
      <w:r w:rsidRPr="0037111B">
        <w:rPr>
          <w:i w:val="0"/>
          <w:iCs w:val="0"/>
          <w:sz w:val="24"/>
          <w:szCs w:val="24"/>
        </w:rPr>
        <w:t>.</w:t>
      </w:r>
      <w:r w:rsidR="0084185E" w:rsidRPr="0037111B">
        <w:rPr>
          <w:i w:val="0"/>
          <w:iCs w:val="0"/>
          <w:sz w:val="24"/>
          <w:szCs w:val="24"/>
        </w:rPr>
        <w:t xml:space="preserve"> The validation dataset consists of 1677 instances.</w:t>
      </w:r>
    </w:p>
    <w:tbl>
      <w:tblPr>
        <w:tblStyle w:val="TableGrid"/>
        <w:tblW w:w="0" w:type="auto"/>
        <w:tblLook w:val="04A0" w:firstRow="1" w:lastRow="0" w:firstColumn="1" w:lastColumn="0" w:noHBand="0" w:noVBand="1"/>
      </w:tblPr>
      <w:tblGrid>
        <w:gridCol w:w="1795"/>
        <w:gridCol w:w="1800"/>
        <w:gridCol w:w="2610"/>
        <w:gridCol w:w="2811"/>
      </w:tblGrid>
      <w:tr w:rsidR="00854D29" w:rsidRPr="0037111B" w14:paraId="501683A4" w14:textId="77777777" w:rsidTr="00C54831">
        <w:tc>
          <w:tcPr>
            <w:tcW w:w="1795" w:type="dxa"/>
            <w:vAlign w:val="center"/>
          </w:tcPr>
          <w:p w14:paraId="6C8F0B24" w14:textId="77777777" w:rsidR="00854D29" w:rsidRPr="0037111B" w:rsidRDefault="00854D29" w:rsidP="00471653">
            <w:pPr>
              <w:spacing w:line="276" w:lineRule="auto"/>
              <w:jc w:val="both"/>
              <w:rPr>
                <w:b/>
                <w:bCs/>
              </w:rPr>
            </w:pPr>
            <w:r w:rsidRPr="0037111B">
              <w:rPr>
                <w:b/>
                <w:bCs/>
                <w:color w:val="000000"/>
              </w:rPr>
              <w:t>Defect Type</w:t>
            </w:r>
          </w:p>
        </w:tc>
        <w:tc>
          <w:tcPr>
            <w:tcW w:w="1800" w:type="dxa"/>
            <w:vAlign w:val="center"/>
          </w:tcPr>
          <w:p w14:paraId="46AB6541" w14:textId="77777777" w:rsidR="00854D29" w:rsidRPr="0037111B" w:rsidRDefault="00854D29" w:rsidP="00471653">
            <w:pPr>
              <w:spacing w:line="276" w:lineRule="auto"/>
              <w:jc w:val="both"/>
              <w:rPr>
                <w:b/>
                <w:bCs/>
              </w:rPr>
            </w:pPr>
            <w:r w:rsidRPr="0037111B">
              <w:rPr>
                <w:b/>
                <w:bCs/>
                <w:color w:val="000000"/>
              </w:rPr>
              <w:t>Baseline Model</w:t>
            </w:r>
          </w:p>
        </w:tc>
        <w:tc>
          <w:tcPr>
            <w:tcW w:w="2610" w:type="dxa"/>
            <w:vAlign w:val="center"/>
          </w:tcPr>
          <w:p w14:paraId="38584E26" w14:textId="77777777" w:rsidR="00854D29" w:rsidRPr="0037111B" w:rsidRDefault="00854D29" w:rsidP="00471653">
            <w:pPr>
              <w:spacing w:line="276" w:lineRule="auto"/>
              <w:rPr>
                <w:b/>
                <w:bCs/>
              </w:rPr>
            </w:pPr>
            <w:r w:rsidRPr="0037111B">
              <w:rPr>
                <w:b/>
                <w:bCs/>
                <w:color w:val="000000"/>
              </w:rPr>
              <w:t>Grid-search Optimised Model</w:t>
            </w:r>
          </w:p>
        </w:tc>
        <w:tc>
          <w:tcPr>
            <w:tcW w:w="2811" w:type="dxa"/>
            <w:vAlign w:val="center"/>
          </w:tcPr>
          <w:p w14:paraId="2EBAD1FC" w14:textId="77777777" w:rsidR="00854D29" w:rsidRPr="0037111B" w:rsidRDefault="00854D29" w:rsidP="00471653">
            <w:pPr>
              <w:spacing w:line="276" w:lineRule="auto"/>
              <w:rPr>
                <w:b/>
                <w:bCs/>
              </w:rPr>
            </w:pPr>
            <w:r w:rsidRPr="0037111B">
              <w:rPr>
                <w:b/>
                <w:bCs/>
                <w:color w:val="000000"/>
              </w:rPr>
              <w:t>Bayesian Optimised Model</w:t>
            </w:r>
          </w:p>
        </w:tc>
      </w:tr>
      <w:tr w:rsidR="00854D29" w:rsidRPr="0037111B" w14:paraId="4E314114" w14:textId="77777777" w:rsidTr="00C54831">
        <w:tc>
          <w:tcPr>
            <w:tcW w:w="1795" w:type="dxa"/>
            <w:vAlign w:val="center"/>
          </w:tcPr>
          <w:p w14:paraId="0AC51548" w14:textId="77777777" w:rsidR="00854D29" w:rsidRPr="0037111B" w:rsidRDefault="00854D29" w:rsidP="00471653">
            <w:pPr>
              <w:spacing w:line="276" w:lineRule="auto"/>
              <w:jc w:val="both"/>
              <w:rPr>
                <w:b/>
                <w:bCs/>
              </w:rPr>
            </w:pPr>
            <w:r w:rsidRPr="0037111B">
              <w:rPr>
                <w:color w:val="000000"/>
              </w:rPr>
              <w:t>Crack</w:t>
            </w:r>
          </w:p>
        </w:tc>
        <w:tc>
          <w:tcPr>
            <w:tcW w:w="1800" w:type="dxa"/>
            <w:vAlign w:val="center"/>
          </w:tcPr>
          <w:p w14:paraId="45CE1172" w14:textId="66C23BB0" w:rsidR="00854D29" w:rsidRPr="0037111B" w:rsidRDefault="00056E3C" w:rsidP="00471653">
            <w:pPr>
              <w:spacing w:line="276" w:lineRule="auto"/>
              <w:jc w:val="both"/>
              <w:rPr>
                <w:b/>
                <w:bCs/>
              </w:rPr>
            </w:pPr>
            <w:r w:rsidRPr="0037111B">
              <w:rPr>
                <w:color w:val="000000"/>
              </w:rPr>
              <w:t>91.5%</w:t>
            </w:r>
          </w:p>
        </w:tc>
        <w:tc>
          <w:tcPr>
            <w:tcW w:w="2610" w:type="dxa"/>
            <w:vAlign w:val="center"/>
          </w:tcPr>
          <w:p w14:paraId="0D80154A" w14:textId="552AE82D" w:rsidR="00854D29" w:rsidRPr="0037111B" w:rsidRDefault="00A11A74" w:rsidP="00471653">
            <w:pPr>
              <w:spacing w:line="276" w:lineRule="auto"/>
              <w:jc w:val="both"/>
              <w:rPr>
                <w:b/>
                <w:bCs/>
              </w:rPr>
            </w:pPr>
            <w:r w:rsidRPr="0037111B">
              <w:rPr>
                <w:color w:val="000000"/>
              </w:rPr>
              <w:t>91.5</w:t>
            </w:r>
            <w:r w:rsidR="00F21C7B" w:rsidRPr="0037111B">
              <w:rPr>
                <w:color w:val="000000"/>
              </w:rPr>
              <w:t>%</w:t>
            </w:r>
          </w:p>
        </w:tc>
        <w:tc>
          <w:tcPr>
            <w:tcW w:w="2811" w:type="dxa"/>
            <w:vAlign w:val="center"/>
          </w:tcPr>
          <w:p w14:paraId="05BD6751" w14:textId="01DCB661" w:rsidR="00854D29" w:rsidRPr="0037111B" w:rsidRDefault="007A74DC" w:rsidP="00471653">
            <w:pPr>
              <w:spacing w:line="276" w:lineRule="auto"/>
              <w:jc w:val="both"/>
            </w:pPr>
            <w:r w:rsidRPr="0037111B">
              <w:rPr>
                <w:color w:val="000000"/>
              </w:rPr>
              <w:t>92.6</w:t>
            </w:r>
            <w:r w:rsidR="008027E4" w:rsidRPr="0037111B">
              <w:rPr>
                <w:color w:val="000000"/>
              </w:rPr>
              <w:t>%</w:t>
            </w:r>
          </w:p>
        </w:tc>
      </w:tr>
      <w:tr w:rsidR="00854D29" w:rsidRPr="0037111B" w14:paraId="42F8BBE4" w14:textId="77777777" w:rsidTr="00C54831">
        <w:tc>
          <w:tcPr>
            <w:tcW w:w="1795" w:type="dxa"/>
            <w:vAlign w:val="center"/>
          </w:tcPr>
          <w:p w14:paraId="529A6E03" w14:textId="77777777" w:rsidR="00854D29" w:rsidRPr="0037111B" w:rsidRDefault="00854D29" w:rsidP="00471653">
            <w:pPr>
              <w:spacing w:line="276" w:lineRule="auto"/>
              <w:jc w:val="both"/>
              <w:rPr>
                <w:b/>
                <w:bCs/>
              </w:rPr>
            </w:pPr>
            <w:r w:rsidRPr="0037111B">
              <w:rPr>
                <w:color w:val="000000"/>
              </w:rPr>
              <w:t>Lack of Fusion</w:t>
            </w:r>
          </w:p>
        </w:tc>
        <w:tc>
          <w:tcPr>
            <w:tcW w:w="1800" w:type="dxa"/>
            <w:vAlign w:val="center"/>
          </w:tcPr>
          <w:p w14:paraId="097B4974" w14:textId="7309F5FC" w:rsidR="00854D29" w:rsidRPr="0037111B" w:rsidRDefault="00056E3C" w:rsidP="00471653">
            <w:pPr>
              <w:spacing w:line="276" w:lineRule="auto"/>
              <w:jc w:val="both"/>
              <w:rPr>
                <w:b/>
                <w:bCs/>
              </w:rPr>
            </w:pPr>
            <w:r w:rsidRPr="0037111B">
              <w:rPr>
                <w:color w:val="000000"/>
              </w:rPr>
              <w:t>62.6%</w:t>
            </w:r>
          </w:p>
        </w:tc>
        <w:tc>
          <w:tcPr>
            <w:tcW w:w="2610" w:type="dxa"/>
            <w:vAlign w:val="center"/>
          </w:tcPr>
          <w:p w14:paraId="59BD8AE1" w14:textId="51C4C52C" w:rsidR="00854D29" w:rsidRPr="0037111B" w:rsidRDefault="00F21C7B" w:rsidP="00471653">
            <w:pPr>
              <w:spacing w:line="276" w:lineRule="auto"/>
              <w:jc w:val="both"/>
              <w:rPr>
                <w:b/>
                <w:bCs/>
              </w:rPr>
            </w:pPr>
            <w:r w:rsidRPr="0037111B">
              <w:rPr>
                <w:color w:val="000000"/>
              </w:rPr>
              <w:t>7</w:t>
            </w:r>
            <w:r w:rsidR="00A11A74" w:rsidRPr="0037111B">
              <w:rPr>
                <w:color w:val="000000"/>
              </w:rPr>
              <w:t>3.7</w:t>
            </w:r>
            <w:r w:rsidRPr="0037111B">
              <w:rPr>
                <w:color w:val="000000"/>
              </w:rPr>
              <w:t>%</w:t>
            </w:r>
          </w:p>
        </w:tc>
        <w:tc>
          <w:tcPr>
            <w:tcW w:w="2811" w:type="dxa"/>
            <w:vAlign w:val="center"/>
          </w:tcPr>
          <w:p w14:paraId="5785CC3A" w14:textId="0B4D5B51" w:rsidR="00854D29" w:rsidRPr="0037111B" w:rsidRDefault="007A74DC" w:rsidP="00471653">
            <w:pPr>
              <w:spacing w:line="276" w:lineRule="auto"/>
              <w:jc w:val="both"/>
            </w:pPr>
            <w:r w:rsidRPr="0037111B">
              <w:rPr>
                <w:color w:val="000000"/>
              </w:rPr>
              <w:t>70.7</w:t>
            </w:r>
            <w:r w:rsidR="008027E4" w:rsidRPr="0037111B">
              <w:rPr>
                <w:color w:val="000000"/>
              </w:rPr>
              <w:t>%</w:t>
            </w:r>
          </w:p>
        </w:tc>
      </w:tr>
      <w:tr w:rsidR="00854D29" w:rsidRPr="0037111B" w14:paraId="4358C484" w14:textId="77777777" w:rsidTr="00C54831">
        <w:tc>
          <w:tcPr>
            <w:tcW w:w="1795" w:type="dxa"/>
            <w:vAlign w:val="center"/>
          </w:tcPr>
          <w:p w14:paraId="5B4CE61B" w14:textId="77777777" w:rsidR="00854D29" w:rsidRPr="0037111B" w:rsidRDefault="00854D29" w:rsidP="00471653">
            <w:pPr>
              <w:spacing w:line="276" w:lineRule="auto"/>
              <w:jc w:val="both"/>
              <w:rPr>
                <w:b/>
                <w:bCs/>
              </w:rPr>
            </w:pPr>
            <w:r w:rsidRPr="0037111B">
              <w:rPr>
                <w:color w:val="000000"/>
              </w:rPr>
              <w:t>Pore</w:t>
            </w:r>
          </w:p>
        </w:tc>
        <w:tc>
          <w:tcPr>
            <w:tcW w:w="1800" w:type="dxa"/>
            <w:vAlign w:val="center"/>
          </w:tcPr>
          <w:p w14:paraId="30247034" w14:textId="583EBEBF" w:rsidR="00854D29" w:rsidRPr="0037111B" w:rsidRDefault="00056E3C" w:rsidP="00471653">
            <w:pPr>
              <w:spacing w:line="276" w:lineRule="auto"/>
              <w:jc w:val="both"/>
              <w:rPr>
                <w:b/>
                <w:bCs/>
              </w:rPr>
            </w:pPr>
            <w:r w:rsidRPr="0037111B">
              <w:rPr>
                <w:color w:val="000000"/>
              </w:rPr>
              <w:t>93.6%</w:t>
            </w:r>
          </w:p>
        </w:tc>
        <w:tc>
          <w:tcPr>
            <w:tcW w:w="2610" w:type="dxa"/>
            <w:vAlign w:val="center"/>
          </w:tcPr>
          <w:p w14:paraId="00F13EEE" w14:textId="02BE61D8" w:rsidR="00854D29" w:rsidRPr="0037111B" w:rsidRDefault="00A11A74" w:rsidP="00471653">
            <w:pPr>
              <w:spacing w:line="276" w:lineRule="auto"/>
              <w:jc w:val="both"/>
              <w:rPr>
                <w:b/>
                <w:bCs/>
              </w:rPr>
            </w:pPr>
            <w:r w:rsidRPr="0037111B">
              <w:rPr>
                <w:color w:val="000000"/>
              </w:rPr>
              <w:t>95.4</w:t>
            </w:r>
            <w:r w:rsidR="00F21C7B" w:rsidRPr="0037111B">
              <w:rPr>
                <w:color w:val="000000"/>
              </w:rPr>
              <w:t>%</w:t>
            </w:r>
          </w:p>
        </w:tc>
        <w:tc>
          <w:tcPr>
            <w:tcW w:w="2811" w:type="dxa"/>
            <w:vAlign w:val="center"/>
          </w:tcPr>
          <w:p w14:paraId="4207E13D" w14:textId="31B4EF1F" w:rsidR="00854D29" w:rsidRPr="0037111B" w:rsidRDefault="007A74DC" w:rsidP="00471653">
            <w:pPr>
              <w:spacing w:line="276" w:lineRule="auto"/>
              <w:jc w:val="both"/>
            </w:pPr>
            <w:r w:rsidRPr="0037111B">
              <w:t>96.4</w:t>
            </w:r>
            <w:r w:rsidR="008027E4" w:rsidRPr="0037111B">
              <w:t>%</w:t>
            </w:r>
          </w:p>
        </w:tc>
      </w:tr>
      <w:tr w:rsidR="00854D29" w:rsidRPr="0037111B" w14:paraId="5AB0FC94" w14:textId="77777777" w:rsidTr="00C54831">
        <w:tc>
          <w:tcPr>
            <w:tcW w:w="1795" w:type="dxa"/>
            <w:vAlign w:val="center"/>
          </w:tcPr>
          <w:p w14:paraId="3F77DBB6" w14:textId="77777777" w:rsidR="00854D29" w:rsidRPr="0037111B" w:rsidRDefault="00854D29" w:rsidP="00471653">
            <w:pPr>
              <w:spacing w:line="276" w:lineRule="auto"/>
              <w:jc w:val="both"/>
              <w:rPr>
                <w:b/>
                <w:bCs/>
              </w:rPr>
            </w:pPr>
            <w:r w:rsidRPr="0037111B">
              <w:rPr>
                <w:color w:val="000000"/>
              </w:rPr>
              <w:t>Pore with Crack</w:t>
            </w:r>
          </w:p>
        </w:tc>
        <w:tc>
          <w:tcPr>
            <w:tcW w:w="1800" w:type="dxa"/>
            <w:vAlign w:val="center"/>
          </w:tcPr>
          <w:p w14:paraId="7434B433" w14:textId="1047CA03" w:rsidR="00854D29" w:rsidRPr="0037111B" w:rsidRDefault="00056E3C" w:rsidP="00471653">
            <w:pPr>
              <w:spacing w:line="276" w:lineRule="auto"/>
              <w:jc w:val="both"/>
              <w:rPr>
                <w:b/>
                <w:bCs/>
              </w:rPr>
            </w:pPr>
            <w:r w:rsidRPr="0037111B">
              <w:rPr>
                <w:color w:val="000000"/>
              </w:rPr>
              <w:t>36.7%</w:t>
            </w:r>
          </w:p>
        </w:tc>
        <w:tc>
          <w:tcPr>
            <w:tcW w:w="2610" w:type="dxa"/>
            <w:vAlign w:val="center"/>
          </w:tcPr>
          <w:p w14:paraId="24F1F5A0" w14:textId="16E78EA1" w:rsidR="00854D29" w:rsidRPr="0037111B" w:rsidRDefault="00A11A74" w:rsidP="00471653">
            <w:pPr>
              <w:spacing w:line="276" w:lineRule="auto"/>
              <w:jc w:val="both"/>
              <w:rPr>
                <w:b/>
                <w:bCs/>
              </w:rPr>
            </w:pPr>
            <w:r w:rsidRPr="0037111B">
              <w:rPr>
                <w:color w:val="000000"/>
              </w:rPr>
              <w:t>43.4</w:t>
            </w:r>
            <w:r w:rsidR="00F21C7B" w:rsidRPr="0037111B">
              <w:rPr>
                <w:color w:val="000000"/>
              </w:rPr>
              <w:t>%</w:t>
            </w:r>
          </w:p>
        </w:tc>
        <w:tc>
          <w:tcPr>
            <w:tcW w:w="2811" w:type="dxa"/>
            <w:vAlign w:val="center"/>
          </w:tcPr>
          <w:p w14:paraId="7168C095" w14:textId="054647AE" w:rsidR="00854D29" w:rsidRPr="0037111B" w:rsidRDefault="007A74DC" w:rsidP="00471653">
            <w:pPr>
              <w:spacing w:line="276" w:lineRule="auto"/>
              <w:jc w:val="both"/>
            </w:pPr>
            <w:r w:rsidRPr="0037111B">
              <w:t>44.0</w:t>
            </w:r>
            <w:r w:rsidR="008027E4" w:rsidRPr="0037111B">
              <w:t>%</w:t>
            </w:r>
          </w:p>
        </w:tc>
      </w:tr>
      <w:tr w:rsidR="00854D29" w:rsidRPr="0037111B" w14:paraId="2BA10918" w14:textId="77777777" w:rsidTr="00C54831">
        <w:tc>
          <w:tcPr>
            <w:tcW w:w="1795" w:type="dxa"/>
            <w:vAlign w:val="center"/>
          </w:tcPr>
          <w:p w14:paraId="52D69BB2" w14:textId="77777777" w:rsidR="00854D29" w:rsidRPr="0037111B" w:rsidRDefault="00854D29" w:rsidP="00471653">
            <w:pPr>
              <w:spacing w:line="276" w:lineRule="auto"/>
              <w:jc w:val="both"/>
              <w:rPr>
                <w:b/>
                <w:bCs/>
                <w:color w:val="404040" w:themeColor="text1" w:themeTint="BF"/>
              </w:rPr>
            </w:pPr>
            <w:r w:rsidRPr="0037111B">
              <w:rPr>
                <w:b/>
                <w:bCs/>
                <w:color w:val="404040" w:themeColor="text1" w:themeTint="BF"/>
              </w:rPr>
              <w:t>Total</w:t>
            </w:r>
          </w:p>
        </w:tc>
        <w:tc>
          <w:tcPr>
            <w:tcW w:w="1800" w:type="dxa"/>
            <w:vAlign w:val="center"/>
          </w:tcPr>
          <w:p w14:paraId="0E1FE504" w14:textId="23687281" w:rsidR="00854D29" w:rsidRPr="0037111B" w:rsidRDefault="0025588B" w:rsidP="00471653">
            <w:pPr>
              <w:spacing w:line="276" w:lineRule="auto"/>
              <w:jc w:val="both"/>
              <w:rPr>
                <w:b/>
                <w:bCs/>
                <w:color w:val="404040" w:themeColor="text1" w:themeTint="BF"/>
              </w:rPr>
            </w:pPr>
            <w:r w:rsidRPr="0037111B">
              <w:rPr>
                <w:b/>
                <w:bCs/>
                <w:color w:val="404040" w:themeColor="text1" w:themeTint="BF"/>
              </w:rPr>
              <w:t>7</w:t>
            </w:r>
            <w:r w:rsidR="00D5129B" w:rsidRPr="0037111B">
              <w:rPr>
                <w:b/>
                <w:bCs/>
                <w:color w:val="404040" w:themeColor="text1" w:themeTint="BF"/>
              </w:rPr>
              <w:t>2.2%</w:t>
            </w:r>
          </w:p>
        </w:tc>
        <w:tc>
          <w:tcPr>
            <w:tcW w:w="2610" w:type="dxa"/>
            <w:vAlign w:val="center"/>
          </w:tcPr>
          <w:p w14:paraId="78A18CC3" w14:textId="5747305A" w:rsidR="00854D29" w:rsidRPr="0037111B" w:rsidRDefault="00F21C7B" w:rsidP="00471653">
            <w:pPr>
              <w:spacing w:line="276" w:lineRule="auto"/>
              <w:jc w:val="both"/>
              <w:rPr>
                <w:b/>
                <w:bCs/>
                <w:color w:val="404040" w:themeColor="text1" w:themeTint="BF"/>
              </w:rPr>
            </w:pPr>
            <w:r w:rsidRPr="0037111B">
              <w:rPr>
                <w:b/>
                <w:bCs/>
                <w:color w:val="404040" w:themeColor="text1" w:themeTint="BF"/>
              </w:rPr>
              <w:t>80.</w:t>
            </w:r>
            <w:r w:rsidR="00A11A74" w:rsidRPr="0037111B">
              <w:rPr>
                <w:b/>
                <w:bCs/>
                <w:color w:val="404040" w:themeColor="text1" w:themeTint="BF"/>
              </w:rPr>
              <w:t>9</w:t>
            </w:r>
            <w:r w:rsidRPr="0037111B">
              <w:rPr>
                <w:b/>
                <w:bCs/>
                <w:color w:val="404040" w:themeColor="text1" w:themeTint="BF"/>
              </w:rPr>
              <w:t>%</w:t>
            </w:r>
          </w:p>
        </w:tc>
        <w:tc>
          <w:tcPr>
            <w:tcW w:w="2811" w:type="dxa"/>
            <w:vAlign w:val="center"/>
          </w:tcPr>
          <w:p w14:paraId="68A20B86" w14:textId="1ABCA74E" w:rsidR="00854D29" w:rsidRPr="0037111B" w:rsidRDefault="001545EB" w:rsidP="00471653">
            <w:pPr>
              <w:keepNext/>
              <w:spacing w:line="276" w:lineRule="auto"/>
              <w:jc w:val="both"/>
              <w:rPr>
                <w:b/>
                <w:bCs/>
                <w:color w:val="404040" w:themeColor="text1" w:themeTint="BF"/>
              </w:rPr>
            </w:pPr>
            <w:r w:rsidRPr="0037111B">
              <w:rPr>
                <w:b/>
                <w:bCs/>
                <w:color w:val="404040" w:themeColor="text1" w:themeTint="BF"/>
              </w:rPr>
              <w:t>81.2%</w:t>
            </w:r>
          </w:p>
        </w:tc>
      </w:tr>
    </w:tbl>
    <w:p w14:paraId="2C03F6A8" w14:textId="1B88EDB4" w:rsidR="00525275" w:rsidRPr="0037111B" w:rsidRDefault="00525275" w:rsidP="00471653">
      <w:pPr>
        <w:spacing w:before="240"/>
        <w:jc w:val="both"/>
        <w:rPr>
          <w:rFonts w:eastAsia="Times New Roman"/>
          <w:lang w:eastAsia="en-SG"/>
        </w:rPr>
      </w:pPr>
      <w:r w:rsidRPr="0037111B">
        <w:rPr>
          <w:rFonts w:eastAsia="Times New Roman"/>
          <w:lang w:eastAsia="en-SG"/>
        </w:rPr>
        <w:t>Models trained on the synthetic dataset showed a 10% improvement in ‘pore with crack’ classification for Bayesian optimised models. However, the overall accuracy decreased by roughly 10%, and ‘lack of fusion’ classification accuracy dropped by approximately 15%. This occurs because training on an imbalanced dataset often leads to model bias towards majority classes,</w:t>
      </w:r>
      <w:r w:rsidR="008664A1" w:rsidRPr="0037111B">
        <w:rPr>
          <w:rFonts w:eastAsia="Times New Roman"/>
          <w:lang w:eastAsia="en-SG"/>
        </w:rPr>
        <w:t xml:space="preserve"> resulting in poor generalisation on minority classes</w:t>
      </w:r>
      <w:r w:rsidR="00650453" w:rsidRPr="0037111B">
        <w:rPr>
          <w:rFonts w:eastAsia="Times New Roman"/>
          <w:lang w:eastAsia="en-SG"/>
        </w:rPr>
        <w:t xml:space="preserve"> </w:t>
      </w:r>
      <w:r w:rsidR="00650453" w:rsidRPr="0037111B">
        <w:rPr>
          <w:rFonts w:eastAsia="Times New Roman"/>
          <w:lang w:eastAsia="en-SG"/>
        </w:rPr>
        <w:fldChar w:fldCharType="begin"/>
      </w:r>
      <w:r w:rsidR="00152E36">
        <w:rPr>
          <w:rFonts w:eastAsia="Times New Roman"/>
          <w:lang w:eastAsia="en-SG"/>
        </w:rPr>
        <w:instrText xml:space="preserve"> ADDIN ZOTERO_ITEM CSL_CITATION {"citationID":"WQcnYpov","properties":{"formattedCitation":"(34,35)","plainCitation":"(34,35)","noteIndex":0},"citationItems":[{"id":270,"uris":["http://zotero.org/groups/5501489/items/DZVQVE93"],"itemData":{"id":270,"type":"article-journal","abstract":"In this study, we systematically investigate the impact of class imbalance on classification performance of convolutional neural networks (CNNs) and compare frequently used methods to address the issue. Class imbalance is a common problem that has been comprehensively studied in classical machine learning, yet very limited systematic research is available in the context of deep learning. In our study, we use three benchmark datasets of increasing complexity, MNIST, CIFAR-10 and ImageNet, to investigate the effects of imbalance on classification and perform an extensive comparison of several methods to address the issue: oversampling, undersampling, two-phase training, and thresholding that compensates for prior class probabilities. Our main evaluation metric is area under the receiver operating characteristic curve (ROC AUC) adjusted to multi-class tasks since overall accuracy metric is associated with notable difficulties in the context of imbalanced data. Based on results from our experiments we conclude that (i) the effect of class imbalance on classification performance is detrimental; (ii) the method of addressing class imbalance that emerged as dominant in almost all analyzed scenarios was oversampling; (iii) oversampling should be applied to the level that completely eliminates the imbalance, whereas the optimal undersampling ratio depends on the extent of imbalance; (iv) as opposed to some classical machine learning models, oversampling does not cause overfitting of CNNs; (v) thresholding should be applied to compensate for prior class probabilities when overall number of properly classified cases is of interest.","container-title":"Neural Networks","DOI":"https://doi.org/10.1016/j.neunet.2018.07.011","ISSN":"0893-6080","page":"249-259","title":"A systematic study of the class imbalance problem in convolutional neural networks","volume":"106","author":[{"family":"Buda","given":"Mateusz"},{"family":"Maki","given":"Atsuto"},{"family":"Mazurowski","given":"Maciej A."}],"issued":{"date-parts":[["2018"]]}}},{"id":"7rnDYpxE/mNWjiluX","uris":["http://zotero.org/groups/5501489/items/5PUFVYB4"],"itemData":{"id":220,"type":"article-journal","container-title":"IEEE Transactions on Knowledge and Data Engineering","DOI":"10.1109/TKDE.2008.239","issue":"9","page":"1263-1284","title":"Learning from Imbalanced Data","volume":"21","author":[{"family":"He","given":"Haibo"},{"family":"Garcia","given":"Edwardo A."}],"issued":{"date-parts":[["2009"]]}}}],"schema":"https://github.com/citation-style-language/schema/raw/master/csl-citation.json"} </w:instrText>
      </w:r>
      <w:r w:rsidR="00650453" w:rsidRPr="0037111B">
        <w:rPr>
          <w:rFonts w:eastAsia="Times New Roman"/>
          <w:lang w:eastAsia="en-SG"/>
        </w:rPr>
        <w:fldChar w:fldCharType="separate"/>
      </w:r>
      <w:r w:rsidR="00152E36" w:rsidRPr="00152E36">
        <w:t>(34,35)</w:t>
      </w:r>
      <w:r w:rsidR="00650453" w:rsidRPr="0037111B">
        <w:rPr>
          <w:rFonts w:eastAsia="Times New Roman"/>
          <w:lang w:eastAsia="en-SG"/>
        </w:rPr>
        <w:fldChar w:fldCharType="end"/>
      </w:r>
      <w:r w:rsidR="008664A1" w:rsidRPr="0037111B">
        <w:rPr>
          <w:rFonts w:eastAsia="Times New Roman"/>
          <w:lang w:eastAsia="en-SG"/>
        </w:rPr>
        <w:t>. By balancing the dataset through augmentation, this bias is reduced, leading to more evenly distributed classification performance across all classes.</w:t>
      </w:r>
    </w:p>
    <w:p w14:paraId="2C2FD367" w14:textId="00859757" w:rsidR="004500FF" w:rsidRPr="0037111B" w:rsidRDefault="004500FF" w:rsidP="004500FF">
      <w:pPr>
        <w:jc w:val="both"/>
        <w:rPr>
          <w:rFonts w:eastAsia="Times New Roman"/>
          <w:i/>
          <w:iCs/>
          <w:lang w:val="en-SG" w:eastAsia="en-SG"/>
        </w:rPr>
      </w:pPr>
      <w:r w:rsidRPr="0037111B">
        <w:rPr>
          <w:rFonts w:eastAsia="Times New Roman"/>
          <w:i/>
          <w:iCs/>
          <w:lang w:val="en-SG" w:eastAsia="en-SG"/>
        </w:rPr>
        <w:t>3.3 Model Evaluation and Comparison</w:t>
      </w:r>
    </w:p>
    <w:p w14:paraId="15642AF4" w14:textId="064FF095" w:rsidR="004A5229" w:rsidRPr="0037111B" w:rsidRDefault="004500FF" w:rsidP="004A5229">
      <w:pPr>
        <w:jc w:val="both"/>
      </w:pPr>
      <w:r w:rsidRPr="0037111B">
        <w:t>It should be noted that other forms of performance metrics, such as sensitivity, precision</w:t>
      </w:r>
      <w:r w:rsidR="000C56CD" w:rsidRPr="0037111B">
        <w:t xml:space="preserve"> and</w:t>
      </w:r>
      <w:r w:rsidRPr="0037111B">
        <w:t xml:space="preserve"> recall</w:t>
      </w:r>
      <w:r w:rsidR="004A5229" w:rsidRPr="0037111B">
        <w:t xml:space="preserve"> </w:t>
      </w:r>
      <w:r w:rsidRPr="0037111B">
        <w:t xml:space="preserve">are also available for model performance evaluation </w:t>
      </w:r>
      <w:r w:rsidRPr="0037111B">
        <w:fldChar w:fldCharType="begin"/>
      </w:r>
      <w:r w:rsidR="00152E36">
        <w:instrText xml:space="preserve"> ADDIN ZOTERO_ITEM CSL_CITATION {"citationID":"Cg2Ymnlv","properties":{"formattedCitation":"(21)","plainCitation":"(21)","noteIndex":0},"citationItems":[{"id":"7rnDYpxE/87hcAP01","uris":["http://zotero.org/groups/5501489/items/LIAIM2ZR"],"itemData":{"id":38,"type":"article-journal","abstract":"The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Pr="0037111B">
        <w:fldChar w:fldCharType="separate"/>
      </w:r>
      <w:r w:rsidR="00152E36" w:rsidRPr="00152E36">
        <w:t>(21)</w:t>
      </w:r>
      <w:r w:rsidRPr="0037111B">
        <w:fldChar w:fldCharType="end"/>
      </w:r>
      <w:r w:rsidR="00D30B00" w:rsidRPr="0037111B">
        <w:t>.</w:t>
      </w:r>
      <w:r w:rsidR="00FB185B" w:rsidRPr="0037111B">
        <w:t xml:space="preserve"> </w:t>
      </w:r>
      <w:r w:rsidR="00061662" w:rsidRPr="0037111B">
        <w:t>A key consideration is that the synthetic dataset exhibits a different class distribution to the original dataset, with more ‘</w:t>
      </w:r>
      <w:r w:rsidR="000D2D4B" w:rsidRPr="0037111B">
        <w:t>p</w:t>
      </w:r>
      <w:r w:rsidR="00061662" w:rsidRPr="0037111B">
        <w:t xml:space="preserve">ore with </w:t>
      </w:r>
      <w:r w:rsidR="000D2D4B" w:rsidRPr="0037111B">
        <w:t>c</w:t>
      </w:r>
      <w:r w:rsidR="00061662" w:rsidRPr="0037111B">
        <w:t xml:space="preserve">rack’ defects. </w:t>
      </w:r>
      <w:r w:rsidR="00FD743A" w:rsidRPr="0037111B">
        <w:t xml:space="preserve">For this reason, performance measurement tools </w:t>
      </w:r>
      <w:r w:rsidR="00FD4640" w:rsidRPr="0037111B">
        <w:t>must</w:t>
      </w:r>
      <w:r w:rsidR="00FD743A" w:rsidRPr="0037111B">
        <w:t xml:space="preserve"> consider both the size of the dataset and the distribution of class labels</w:t>
      </w:r>
      <w:r w:rsidR="00C141DB" w:rsidRPr="0037111B">
        <w:t>. By doing so, the models trained on the original dataset and synthetic dataset can by compared</w:t>
      </w:r>
      <w:r w:rsidR="00BB2633" w:rsidRPr="0037111B">
        <w:t xml:space="preserve">, while </w:t>
      </w:r>
      <w:r w:rsidR="005542BC" w:rsidRPr="0037111B">
        <w:t>reflecting</w:t>
      </w:r>
      <w:r w:rsidR="00C141DB" w:rsidRPr="0037111B">
        <w:t xml:space="preserve"> these differences</w:t>
      </w:r>
      <w:r w:rsidR="00FD743A" w:rsidRPr="0037111B">
        <w:t>. This ensures that the comparisons accurately reflect the models' abilities to generali</w:t>
      </w:r>
      <w:r w:rsidR="00735C82" w:rsidRPr="0037111B">
        <w:t>s</w:t>
      </w:r>
      <w:r w:rsidR="00FD743A" w:rsidRPr="0037111B">
        <w:t xml:space="preserve">e and perform well across varied data distributions and sizes. </w:t>
      </w:r>
      <w:r w:rsidR="004A5229" w:rsidRPr="0037111B">
        <w:rPr>
          <w:rFonts w:eastAsia="Times New Roman"/>
          <w:lang w:val="en-SG" w:eastAsia="en-SG"/>
        </w:rPr>
        <w:t xml:space="preserve">The Matthews Correlation Coefficient (MCC) is </w:t>
      </w:r>
      <w:r w:rsidR="00931F72" w:rsidRPr="0037111B">
        <w:rPr>
          <w:rFonts w:eastAsia="Times New Roman"/>
          <w:lang w:val="en-SG" w:eastAsia="en-SG"/>
        </w:rPr>
        <w:t xml:space="preserve">an example of such </w:t>
      </w:r>
      <w:r w:rsidR="00B21A41" w:rsidRPr="0037111B">
        <w:rPr>
          <w:rFonts w:eastAsia="Times New Roman"/>
          <w:lang w:val="en-SG" w:eastAsia="en-SG"/>
        </w:rPr>
        <w:t xml:space="preserve">a </w:t>
      </w:r>
      <w:r w:rsidR="00D778EC" w:rsidRPr="0037111B">
        <w:rPr>
          <w:rFonts w:eastAsia="Times New Roman"/>
          <w:lang w:val="en-SG" w:eastAsia="en-SG"/>
        </w:rPr>
        <w:t xml:space="preserve">performance </w:t>
      </w:r>
      <w:r w:rsidR="00B21A41" w:rsidRPr="0037111B">
        <w:rPr>
          <w:rFonts w:eastAsia="Times New Roman"/>
          <w:lang w:val="en-SG" w:eastAsia="en-SG"/>
        </w:rPr>
        <w:t>metric, that was initially used to compare chemical structures</w:t>
      </w:r>
      <w:r w:rsidR="00FF03C9" w:rsidRPr="0037111B">
        <w:rPr>
          <w:rFonts w:eastAsia="Times New Roman"/>
          <w:lang w:val="en-SG" w:eastAsia="en-SG"/>
        </w:rPr>
        <w:t xml:space="preserve"> </w:t>
      </w:r>
      <w:r w:rsidR="00FF03C9" w:rsidRPr="0037111B">
        <w:rPr>
          <w:rFonts w:eastAsia="Times New Roman"/>
          <w:lang w:val="en-SG" w:eastAsia="en-SG"/>
        </w:rPr>
        <w:fldChar w:fldCharType="begin"/>
      </w:r>
      <w:r w:rsidR="00152E36">
        <w:rPr>
          <w:rFonts w:eastAsia="Times New Roman"/>
          <w:lang w:val="en-SG" w:eastAsia="en-SG"/>
        </w:rPr>
        <w:instrText xml:space="preserve"> ADDIN ZOTERO_ITEM CSL_CITATION {"citationID":"LTgj2cih","properties":{"formattedCitation":"(41)","plainCitation":"(41)","noteIndex":0},"citationItems":[{"id":"7rnDYpxE/207cH4kJ","uris":["http://zotero.org/groups/5501489/items/ILMDAU75"],"itemData":{"id":210,"type":"article-journal","abstract":"Predictions of the secondary structure of T4 phage lysozyme, made by a number of investigators on the basis of the amino acid sequence, are compared with the structure of the protein determined experimentally by X-ray crystallography. Within the amino terminal half of the molecule the locations of helices predicted by a number of methods agree moderately well with the observed structure, however within the carboxyl half of the molecule the overall agreement is poor. For eleven different helix predictions, the coefficients giving the correlation between prediction and observation range from 0.14 to 0.42. The accuracy of the predictions for both β-sheet regions and for turns are generally lower than for the helices, and in a number of instances the agreement between prediction and observation is no better than would be expected for a random selection of residues. The structural predictions for T4 phage lysozyme are much less successful than was the case for adenylate kinase (Schulz et al. (1974) Nature 250, 140–142). No one method of prediction is clearly superior to all others, and although empirical predictions based on larger numbers of known protein structure tend to be more accurate than those based on a limited sample, the improvement in accuracy is not dramatic, suggesting that the accuracy of current empirical predictive methods will not be substantially increased simply by the inclusion of more data from additional protein structure determinations.","container-title":"Biochimica et Biophysica Acta (BBA) - Protein Structure","DOI":"https://doi.org/10.1016/0005-2795(75)90109-9","ISSN":"0005-2795","issue":"2","page":"442-451","title":"Comparison of the predicted and observed secondary structure of T4 phage lysozyme","volume":"405","author":[{"family":"Matthews","given":"B. W."}],"issued":{"date-parts":[["1975"]]}}}],"schema":"https://github.com/citation-style-language/schema/raw/master/csl-citation.json"} </w:instrText>
      </w:r>
      <w:r w:rsidR="00FF03C9" w:rsidRPr="0037111B">
        <w:rPr>
          <w:rFonts w:eastAsia="Times New Roman"/>
          <w:lang w:val="en-SG" w:eastAsia="en-SG"/>
        </w:rPr>
        <w:fldChar w:fldCharType="separate"/>
      </w:r>
      <w:r w:rsidR="00152E36" w:rsidRPr="00152E36">
        <w:t>(41)</w:t>
      </w:r>
      <w:r w:rsidR="00FF03C9" w:rsidRPr="0037111B">
        <w:rPr>
          <w:rFonts w:eastAsia="Times New Roman"/>
          <w:lang w:val="en-SG" w:eastAsia="en-SG"/>
        </w:rPr>
        <w:fldChar w:fldCharType="end"/>
      </w:r>
      <w:r w:rsidR="00873B9D" w:rsidRPr="0037111B">
        <w:rPr>
          <w:rFonts w:eastAsia="Times New Roman"/>
          <w:lang w:val="en-SG" w:eastAsia="en-SG"/>
        </w:rPr>
        <w:t xml:space="preserve">, and was then proposed as a standard performance metric for binary and multi-class machine learning applications </w:t>
      </w:r>
      <w:r w:rsidR="007710EB" w:rsidRPr="0037111B">
        <w:rPr>
          <w:rFonts w:eastAsia="Times New Roman"/>
          <w:lang w:val="en-SG" w:eastAsia="en-SG"/>
        </w:rPr>
        <w:fldChar w:fldCharType="begin"/>
      </w:r>
      <w:r w:rsidR="00152E36">
        <w:rPr>
          <w:rFonts w:eastAsia="Times New Roman"/>
          <w:lang w:val="en-SG" w:eastAsia="en-SG"/>
        </w:rPr>
        <w:instrText xml:space="preserve"> ADDIN ZOTERO_ITEM CSL_CITATION {"citationID":"xqYQipPe","properties":{"formattedCitation":"(42,43)","plainCitation":"(42,43)","noteIndex":0},"citationItems":[{"id":"7rnDYpxE/PP6HPF69","uris":["http://zotero.org/groups/5501489/items/642RXRGS"],"itemData":{"id":211,"type":"article-journal","abstract":"4Also at the Department of Biological Sciences, University of California, Irvine, USA, to whom all correspondence should be addressed.We provide a unified overview of methods that currently are widely used to assess the accuracy of prediction algorithms, from raw percentages, quadratic error measures and other distances, and correlation coefficients, and to information theoretic measures such as relative entropy and mutual information. We briefly discuss the advantages and disadvantages of each approach. For classification tasks, we derive new learning algorithms for the design of prediction systems by directly optimising the correlation coefficient. We observe and prove several results relating sensitivity and specificity of optimal systems. While the principles are general, we illustrate the applicability on specific problems such as protein secondary structure and signal peptide prediction. Contact: pfbaldi@ics.uci.edu","container-title":"Bioinformatics","DOI":"10.1093/bioinformatics/16.5.412","ISSN":"1367-4803","issue":"5","note":"_eprint: https://academic.oup.com/bioinformatics/article-pdf/16/5/412/48836094/bioinformatics_16_5_412.pdf","page":"412-424","title":"Assessing the accuracy of prediction algorithms for classification: an overview","volume":"16","author":[{"family":"Baldi","given":"Pierre"},{"family":"Brunak","given":"Søren"},{"family":"Chauvin","given":"Yves"},{"family":"Andersen","given":"Claus A. F."},{"family":"Nielsen","given":"Henrik"}],"issued":{"date-parts":[["2000",5]]}}},{"id":"7rnDYpxE/LvfLxfgD","uris":["http://zotero.org/groups/5501489/items/XBQ267CJ"],"itemData":{"id":212,"type":"article-journal","abstract":"Predicted assignments of biological sequences are often evaluated by Matthews correlation coefficient. However, Matthews correlation coefficient applies only to cases where the assignments belong to two categories, and cases with more than two categories are often artificially forced into two categories by considering what belongs and what does not belong to one of the categories, leading to the loss of information. Here, an extended correlation coefficient that applies to K-categories is proposed, and this measure is shown to be highly applicable for evaluating prediction of RNA secondary structure in cases where some predicted pairs go into the category “unknown” due to lack of reliability in predicted pairs or unpaired residues. Hence, predicting base pairs of RNA secondary structure can be a three-category problem. The measure is further shown to be well in agreement with existing performance measures used for ranking protein secondary structure predictions. Server and software is available at http://rk.kvl.dk/","container-title":"Computational Biology and Chemistry","DOI":"https://doi.org/10.1016/j.compbiolchem.2004.09.006","ISSN":"1476-9271","issue":"5","page":"367-374","title":"Comparing two K-category assignments by a K-category correlation coefficient","volume":"28","author":[{"family":"Gorodkin","given":"J."}],"issued":{"date-parts":[["2004"]]}}}],"schema":"https://github.com/citation-style-language/schema/raw/master/csl-citation.json"} </w:instrText>
      </w:r>
      <w:r w:rsidR="007710EB" w:rsidRPr="0037111B">
        <w:rPr>
          <w:rFonts w:eastAsia="Times New Roman"/>
          <w:lang w:val="en-SG" w:eastAsia="en-SG"/>
        </w:rPr>
        <w:fldChar w:fldCharType="separate"/>
      </w:r>
      <w:r w:rsidR="00152E36" w:rsidRPr="00152E36">
        <w:t>(42,43)</w:t>
      </w:r>
      <w:r w:rsidR="007710EB" w:rsidRPr="0037111B">
        <w:rPr>
          <w:rFonts w:eastAsia="Times New Roman"/>
          <w:lang w:val="en-SG" w:eastAsia="en-SG"/>
        </w:rPr>
        <w:fldChar w:fldCharType="end"/>
      </w:r>
      <w:r w:rsidR="00873B9D" w:rsidRPr="0037111B">
        <w:rPr>
          <w:rFonts w:eastAsia="Times New Roman"/>
          <w:lang w:val="en-SG" w:eastAsia="en-SG"/>
        </w:rPr>
        <w:t xml:space="preserve">. </w:t>
      </w:r>
      <w:r w:rsidR="005C4767" w:rsidRPr="0037111B">
        <w:rPr>
          <w:rFonts w:eastAsia="Times New Roman"/>
          <w:lang w:val="en-SG" w:eastAsia="en-SG"/>
        </w:rPr>
        <w:t xml:space="preserve">The MCC has been found to be a reliable </w:t>
      </w:r>
      <w:r w:rsidR="004A5229" w:rsidRPr="0037111B">
        <w:rPr>
          <w:rFonts w:eastAsia="Times New Roman"/>
          <w:lang w:val="en-SG" w:eastAsia="en-SG"/>
        </w:rPr>
        <w:t>metric for evaluating model performance, particularly when comparing different datasets, because it accounts for all four categories of the confusion matrix: true positives, true negatives, false positives, and false negatives</w:t>
      </w:r>
      <w:r w:rsidR="00D6105B" w:rsidRPr="0037111B">
        <w:rPr>
          <w:rFonts w:eastAsia="Times New Roman"/>
          <w:lang w:val="en-SG" w:eastAsia="en-SG"/>
        </w:rPr>
        <w:t xml:space="preserve"> </w:t>
      </w:r>
      <w:r w:rsidR="00085A60" w:rsidRPr="0037111B">
        <w:rPr>
          <w:rFonts w:eastAsia="Times New Roman"/>
          <w:lang w:val="en-SG" w:eastAsia="en-SG"/>
        </w:rPr>
        <w:fldChar w:fldCharType="begin"/>
      </w:r>
      <w:r w:rsidR="00152E36">
        <w:rPr>
          <w:rFonts w:eastAsia="Times New Roman"/>
          <w:lang w:val="en-SG" w:eastAsia="en-SG"/>
        </w:rPr>
        <w:instrText xml:space="preserve"> ADDIN ZOTERO_ITEM CSL_CITATION {"citationID":"njOdWF9l","properties":{"formattedCitation":"(44\\uc0\\u8211{}46)","plainCitation":"(44–46)","noteIndex":0},"citationItems":[{"id":"7rnDYpxE/7sgQjmRb","uris":["http://zotero.org/groups/5501489/items/CT2MF6MX"],"itemData":{"id":213,"type":"article-journal","abstract":"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F1 score computed on confusion matrices have been (and still are) among the most popular adopted metrics in binary classification tasks. However, these statistical measures can dangerously show overoptimistic inflated results, especially on imbalanced datasets.","container-title":"BMC Genomics","DOI":"10.1186/s12864-019-6413-7","ISSN":"1471-2164","issue":"1","journalAbbreviation":"BMC Genomics","page":"6","title":"The advantages of the Matthews correlation coefficient (MCC) over F1 score and accuracy in binary classification evaluation","volume":"21","author":[{"family":"Chicco","given":"Davide"},{"family":"Jurman","given":"Giuseppe"}],"issued":{"date-parts":[["2020",1,2]]}}},{"id":"7rnDYpxE/KFDJCZWQ","uris":["http://zotero.org/groups/5501489/items/7YI4X4YH"],"itemData":{"id":214,"type":"article-journal","abstract":"Binary classification is a common task for which machine learning and computational statistics are used, and the area under the receiver operating characteristic curve (ROC AUC) has become the common standard metric to evaluate binary classifications in most scientific fields. The ROC curve has true positive rate (also called sensitivity or recall) on the y axis and false positive rate on the x axis, and the ROC AUC can range from 0 (worst result) to 1 (perfect result). The ROC AUC, however, has several flaws and drawbacks. This score is generated including predictions that obtained insufficient sensitivity and specificity, and moreover it does not say anything about positive predictive value (also known as precision) nor negative predictive value (NPV) obtained by the classifier, therefore potentially generating inflated overoptimistic results. Since it is common to include ROC AUC alone without precision and negative predictive value, a researcher might erroneously conclude that their classification was successful. Furthermore, a given point in the ROC space does not identify a single confusion matrix nor a group of matrices sharing the same MCC value. Indeed, a given (sensitivity, specificity) pair can cover a broad MCC range, which casts doubts on the reliability of ROC AUC as a performance measure. In contrast, the Matthews correlation coefficient (MCC) generates a high score in its $$[-1; +1]$$interval only if the classifier scored a high value for all the four basic rates of the confusion matrix: sensitivity, specificity, precision, and negative predictive value. A high MCC (for example, MCC $$=$$0.9), moreover, always corresponds to a high ROC AUC, and not vice versa. In this short study, we explain why the Matthews correlation coefficient should replace the ROC AUC as standard statistic in all the scientific studies involving a binary classification, in all scientific fields.","container-title":"BioData Mining","DOI":"10.1186/s13040-023-00322-4","ISSN":"1756-0381","issue":"1","journalAbbreviation":"BioData Mining","page":"4","title":"The Matthews correlation coefficient (MCC) should replace the ROC AUC as the standard metric for assessing binary classification","volume":"16","author":[{"family":"Chicco","given":"Davide"},{"family":"Jurman","given":"Giuseppe"}],"issued":{"date-parts":[["2023",2,17]]}}},{"id":"7rnDYpxE/KQ06v49e","uris":["http://zotero.org/groups/5501489/items/A4F7IAGI"],"itemData":{"id":215,"type":"article-journal","container-title":"IEEE Access","DOI":"10.1109/ACCESS.2021.3084050","page":"78368-78381","title":"The Matthews Correlation Coefficient (MCC) is More Informative Than Cohen’s Kappa and Brier Score in Binary Classification Assessment","volume":"9","author":[{"family":"Chicco","given":"Davide"},{"family":"Warrens","given":"Matthijs J."},{"family":"Jurman","given":"Giuseppe"}],"issued":{"date-parts":[["2021"]]}}}],"schema":"https://github.com/citation-style-language/schema/raw/master/csl-citation.json"} </w:instrText>
      </w:r>
      <w:r w:rsidR="00085A60" w:rsidRPr="0037111B">
        <w:rPr>
          <w:rFonts w:eastAsia="Times New Roman"/>
          <w:lang w:val="en-SG" w:eastAsia="en-SG"/>
        </w:rPr>
        <w:fldChar w:fldCharType="separate"/>
      </w:r>
      <w:r w:rsidR="00152E36" w:rsidRPr="00152E36">
        <w:t>(44–46)</w:t>
      </w:r>
      <w:r w:rsidR="00085A60" w:rsidRPr="0037111B">
        <w:rPr>
          <w:rFonts w:eastAsia="Times New Roman"/>
          <w:lang w:val="en-SG" w:eastAsia="en-SG"/>
        </w:rPr>
        <w:fldChar w:fldCharType="end"/>
      </w:r>
      <w:r w:rsidR="004A5229" w:rsidRPr="0037111B">
        <w:rPr>
          <w:rFonts w:eastAsia="Times New Roman"/>
          <w:lang w:val="en-SG" w:eastAsia="en-SG"/>
        </w:rPr>
        <w:t>. Unlike simple accuracy, which only measures the proportion of correctly classified instances, MCC provides a more nuanced assessment by considering the full range of classification outcomes. This makes it especially useful in both binary and multi-class classification problems and when dealing with imbalanced datasets</w:t>
      </w:r>
      <w:r w:rsidR="00AD6480" w:rsidRPr="0037111B">
        <w:rPr>
          <w:rFonts w:eastAsia="Times New Roman"/>
          <w:lang w:val="en-SG" w:eastAsia="en-SG"/>
        </w:rPr>
        <w:t xml:space="preserve"> </w:t>
      </w:r>
      <w:r w:rsidR="00E03700" w:rsidRPr="0037111B">
        <w:rPr>
          <w:rFonts w:eastAsia="Times New Roman"/>
          <w:lang w:val="en-SG" w:eastAsia="en-SG"/>
        </w:rPr>
        <w:fldChar w:fldCharType="begin"/>
      </w:r>
      <w:r w:rsidR="00152E36">
        <w:rPr>
          <w:rFonts w:eastAsia="Times New Roman"/>
          <w:lang w:val="en-SG" w:eastAsia="en-SG"/>
        </w:rPr>
        <w:instrText xml:space="preserve"> ADDIN ZOTERO_ITEM CSL_CITATION {"citationID":"zp4mL8cd","properties":{"formattedCitation":"(47)","plainCitation":"(47)","noteIndex":0},"citationItems":[{"id":"7rnDYpxE/5t3d8bp4","uris":["http://zotero.org/groups/5501489/items/CBJQQLXY"],"itemData":{"id":217,"type":"article-journal","note":"publisher: Public Library of Science San Francisco, USA","title":"A comparison of MCC and CEN error measures in multi-class prediction","author":[{"family":"Jurman","given":"Giuseppe"},{"family":"Riccadonna","given":"Samantha"},{"family":"Furlanello","given":"Cesare"}],"issued":{"date-parts":[["2012"]]}}}],"schema":"https://github.com/citation-style-language/schema/raw/master/csl-citation.json"} </w:instrText>
      </w:r>
      <w:r w:rsidR="00E03700" w:rsidRPr="0037111B">
        <w:rPr>
          <w:rFonts w:eastAsia="Times New Roman"/>
          <w:lang w:val="en-SG" w:eastAsia="en-SG"/>
        </w:rPr>
        <w:fldChar w:fldCharType="separate"/>
      </w:r>
      <w:r w:rsidR="00152E36" w:rsidRPr="00152E36">
        <w:t>(47)</w:t>
      </w:r>
      <w:r w:rsidR="00E03700" w:rsidRPr="0037111B">
        <w:rPr>
          <w:rFonts w:eastAsia="Times New Roman"/>
          <w:lang w:val="en-SG" w:eastAsia="en-SG"/>
        </w:rPr>
        <w:fldChar w:fldCharType="end"/>
      </w:r>
      <w:r w:rsidR="004A5229" w:rsidRPr="0037111B">
        <w:rPr>
          <w:rFonts w:eastAsia="Times New Roman"/>
          <w:lang w:val="en-SG" w:eastAsia="en-SG"/>
        </w:rPr>
        <w:t>.</w:t>
      </w:r>
      <w:r w:rsidR="00D56264" w:rsidRPr="0037111B">
        <w:rPr>
          <w:rFonts w:eastAsia="Times New Roman"/>
          <w:lang w:val="en-SG" w:eastAsia="en-SG"/>
        </w:rPr>
        <w:t xml:space="preserve"> </w:t>
      </w:r>
      <w:r w:rsidR="001B59F1" w:rsidRPr="0037111B">
        <w:t xml:space="preserve">The MCC ranges from -1 to +1. An MCC of +1 indicates perfect prediction, 0 suggests no correlation and predictions are no better than </w:t>
      </w:r>
      <w:r w:rsidR="004F5DF0" w:rsidRPr="0037111B">
        <w:t xml:space="preserve">random </w:t>
      </w:r>
      <w:r w:rsidR="001B59F1" w:rsidRPr="0037111B">
        <w:t>chance, and -1 reflects complete disagreement with entirely incorrect predictions. Table 4 shows the MCC scores for the various models trained</w:t>
      </w:r>
      <w:r w:rsidR="007E7019" w:rsidRPr="0037111B">
        <w:t>.</w:t>
      </w:r>
    </w:p>
    <w:p w14:paraId="24CD20F4" w14:textId="5C85826F" w:rsidR="000355B5" w:rsidRPr="0037111B" w:rsidRDefault="000355B5" w:rsidP="000355B5">
      <w:pPr>
        <w:spacing w:line="240" w:lineRule="auto"/>
        <w:jc w:val="both"/>
        <w:rPr>
          <w:rFonts w:eastAsia="Times New Roman"/>
          <w:color w:val="0E2841" w:themeColor="text2"/>
          <w:lang w:val="en-SG" w:eastAsia="en-SG"/>
        </w:rPr>
      </w:pPr>
      <w:r w:rsidRPr="0037111B">
        <w:rPr>
          <w:color w:val="0E2841" w:themeColor="text2"/>
        </w:rPr>
        <w:t xml:space="preserve">Table </w:t>
      </w:r>
      <w:r w:rsidR="00677B31" w:rsidRPr="0037111B">
        <w:rPr>
          <w:color w:val="0E2841" w:themeColor="text2"/>
        </w:rPr>
        <w:t>3</w:t>
      </w:r>
      <w:r w:rsidRPr="0037111B">
        <w:rPr>
          <w:color w:val="0E2841" w:themeColor="text2"/>
        </w:rPr>
        <w:t xml:space="preserve">: </w:t>
      </w:r>
      <w:r w:rsidR="006658EF" w:rsidRPr="0037111B">
        <w:rPr>
          <w:color w:val="0E2841" w:themeColor="text2"/>
        </w:rPr>
        <w:t>MCC scores for 'crack,' 'lack of fusion,' 'pore,' and 'pore with crack' defects using baseline, grid-search optimised, and Bayesian optimised models on original and synthetic datasets.</w:t>
      </w:r>
    </w:p>
    <w:tbl>
      <w:tblPr>
        <w:tblStyle w:val="TableGrid"/>
        <w:tblW w:w="0" w:type="auto"/>
        <w:jc w:val="center"/>
        <w:tblLook w:val="04A0" w:firstRow="1" w:lastRow="0" w:firstColumn="1" w:lastColumn="0" w:noHBand="0" w:noVBand="1"/>
      </w:tblPr>
      <w:tblGrid>
        <w:gridCol w:w="1208"/>
        <w:gridCol w:w="1296"/>
        <w:gridCol w:w="1296"/>
        <w:gridCol w:w="1296"/>
        <w:gridCol w:w="1296"/>
        <w:gridCol w:w="1296"/>
        <w:gridCol w:w="1296"/>
      </w:tblGrid>
      <w:tr w:rsidR="000355B5" w:rsidRPr="0037111B" w14:paraId="64A57516" w14:textId="77777777" w:rsidTr="00E912FE">
        <w:trPr>
          <w:jc w:val="center"/>
        </w:trPr>
        <w:tc>
          <w:tcPr>
            <w:tcW w:w="1208" w:type="dxa"/>
          </w:tcPr>
          <w:p w14:paraId="6C760395" w14:textId="77777777" w:rsidR="000355B5" w:rsidRPr="0037111B" w:rsidRDefault="000355B5" w:rsidP="00E912FE">
            <w:pPr>
              <w:spacing w:line="240" w:lineRule="auto"/>
              <w:jc w:val="both"/>
              <w:rPr>
                <w:b/>
                <w:bCs/>
              </w:rPr>
            </w:pPr>
          </w:p>
        </w:tc>
        <w:tc>
          <w:tcPr>
            <w:tcW w:w="1296" w:type="dxa"/>
            <w:gridSpan w:val="3"/>
          </w:tcPr>
          <w:p w14:paraId="06746E42" w14:textId="77777777" w:rsidR="000355B5" w:rsidRPr="0037111B" w:rsidRDefault="000355B5" w:rsidP="00E912FE">
            <w:pPr>
              <w:spacing w:line="240" w:lineRule="auto"/>
              <w:jc w:val="both"/>
              <w:rPr>
                <w:b/>
                <w:bCs/>
              </w:rPr>
            </w:pPr>
            <w:r w:rsidRPr="0037111B">
              <w:rPr>
                <w:b/>
                <w:bCs/>
              </w:rPr>
              <w:t>Original Dataset</w:t>
            </w:r>
          </w:p>
        </w:tc>
        <w:tc>
          <w:tcPr>
            <w:tcW w:w="1296" w:type="dxa"/>
            <w:gridSpan w:val="3"/>
          </w:tcPr>
          <w:p w14:paraId="3BB688A8" w14:textId="77777777" w:rsidR="000355B5" w:rsidRPr="0037111B" w:rsidRDefault="000355B5" w:rsidP="00E912FE">
            <w:pPr>
              <w:spacing w:line="240" w:lineRule="auto"/>
              <w:jc w:val="both"/>
              <w:rPr>
                <w:b/>
                <w:bCs/>
              </w:rPr>
            </w:pPr>
            <w:r w:rsidRPr="0037111B">
              <w:rPr>
                <w:b/>
                <w:bCs/>
              </w:rPr>
              <w:t>Synthetic Dataset</w:t>
            </w:r>
          </w:p>
        </w:tc>
      </w:tr>
      <w:tr w:rsidR="000355B5" w:rsidRPr="0037111B" w14:paraId="48E58809" w14:textId="77777777" w:rsidTr="00E912FE">
        <w:trPr>
          <w:jc w:val="center"/>
        </w:trPr>
        <w:tc>
          <w:tcPr>
            <w:tcW w:w="1208" w:type="dxa"/>
          </w:tcPr>
          <w:p w14:paraId="3A89C7F3" w14:textId="77777777" w:rsidR="000355B5" w:rsidRPr="0037111B" w:rsidRDefault="000355B5" w:rsidP="00E912FE">
            <w:pPr>
              <w:spacing w:line="240" w:lineRule="auto"/>
              <w:jc w:val="both"/>
              <w:rPr>
                <w:b/>
                <w:bCs/>
              </w:rPr>
            </w:pPr>
            <w:r w:rsidRPr="0037111B">
              <w:rPr>
                <w:b/>
                <w:bCs/>
              </w:rPr>
              <w:t>Defect Type</w:t>
            </w:r>
          </w:p>
        </w:tc>
        <w:tc>
          <w:tcPr>
            <w:tcW w:w="1296" w:type="dxa"/>
          </w:tcPr>
          <w:p w14:paraId="52C891E3" w14:textId="77777777" w:rsidR="000355B5" w:rsidRPr="0037111B" w:rsidRDefault="000355B5" w:rsidP="00E912FE">
            <w:pPr>
              <w:spacing w:line="240" w:lineRule="auto"/>
              <w:jc w:val="both"/>
              <w:rPr>
                <w:b/>
                <w:bCs/>
              </w:rPr>
            </w:pPr>
            <w:r w:rsidRPr="0037111B">
              <w:rPr>
                <w:b/>
                <w:bCs/>
              </w:rPr>
              <w:t>Baseline Model</w:t>
            </w:r>
          </w:p>
        </w:tc>
        <w:tc>
          <w:tcPr>
            <w:tcW w:w="1296" w:type="dxa"/>
          </w:tcPr>
          <w:p w14:paraId="73919EC8" w14:textId="08E9D1BE" w:rsidR="000355B5" w:rsidRPr="0037111B" w:rsidRDefault="000355B5" w:rsidP="00E912FE">
            <w:pPr>
              <w:spacing w:line="240" w:lineRule="auto"/>
              <w:jc w:val="both"/>
              <w:rPr>
                <w:b/>
                <w:bCs/>
              </w:rPr>
            </w:pPr>
            <w:r w:rsidRPr="0037111B">
              <w:rPr>
                <w:b/>
                <w:bCs/>
              </w:rPr>
              <w:t>Grid</w:t>
            </w:r>
            <w:r w:rsidR="002F38EB" w:rsidRPr="0037111B">
              <w:rPr>
                <w:b/>
                <w:bCs/>
              </w:rPr>
              <w:t>-</w:t>
            </w:r>
            <w:r w:rsidRPr="0037111B">
              <w:rPr>
                <w:b/>
                <w:bCs/>
              </w:rPr>
              <w:t>search Optimised Model</w:t>
            </w:r>
          </w:p>
        </w:tc>
        <w:tc>
          <w:tcPr>
            <w:tcW w:w="1296" w:type="dxa"/>
          </w:tcPr>
          <w:p w14:paraId="34855F62" w14:textId="77777777" w:rsidR="000355B5" w:rsidRPr="0037111B" w:rsidRDefault="000355B5" w:rsidP="00E912FE">
            <w:pPr>
              <w:spacing w:line="240" w:lineRule="auto"/>
              <w:jc w:val="both"/>
              <w:rPr>
                <w:b/>
                <w:bCs/>
              </w:rPr>
            </w:pPr>
            <w:r w:rsidRPr="0037111B">
              <w:rPr>
                <w:b/>
                <w:bCs/>
              </w:rPr>
              <w:t>Bayesian Optimised Model</w:t>
            </w:r>
          </w:p>
        </w:tc>
        <w:tc>
          <w:tcPr>
            <w:tcW w:w="1296" w:type="dxa"/>
          </w:tcPr>
          <w:p w14:paraId="7BA90ED6" w14:textId="77777777" w:rsidR="000355B5" w:rsidRPr="0037111B" w:rsidRDefault="000355B5" w:rsidP="00E912FE">
            <w:pPr>
              <w:spacing w:line="240" w:lineRule="auto"/>
              <w:jc w:val="both"/>
              <w:rPr>
                <w:b/>
                <w:bCs/>
              </w:rPr>
            </w:pPr>
            <w:r w:rsidRPr="0037111B">
              <w:rPr>
                <w:b/>
                <w:bCs/>
              </w:rPr>
              <w:t>Baseline Model</w:t>
            </w:r>
          </w:p>
        </w:tc>
        <w:tc>
          <w:tcPr>
            <w:tcW w:w="1296" w:type="dxa"/>
          </w:tcPr>
          <w:p w14:paraId="1FAB1896" w14:textId="0D200B57" w:rsidR="000355B5" w:rsidRPr="0037111B" w:rsidRDefault="000355B5" w:rsidP="00E912FE">
            <w:pPr>
              <w:spacing w:line="240" w:lineRule="auto"/>
              <w:jc w:val="both"/>
              <w:rPr>
                <w:b/>
                <w:bCs/>
              </w:rPr>
            </w:pPr>
            <w:r w:rsidRPr="0037111B">
              <w:rPr>
                <w:b/>
                <w:bCs/>
              </w:rPr>
              <w:t>Grid</w:t>
            </w:r>
            <w:r w:rsidR="002F38EB" w:rsidRPr="0037111B">
              <w:rPr>
                <w:b/>
                <w:bCs/>
              </w:rPr>
              <w:t>-</w:t>
            </w:r>
            <w:r w:rsidRPr="0037111B">
              <w:rPr>
                <w:b/>
                <w:bCs/>
              </w:rPr>
              <w:t>search Optimised Model</w:t>
            </w:r>
          </w:p>
        </w:tc>
        <w:tc>
          <w:tcPr>
            <w:tcW w:w="1296" w:type="dxa"/>
          </w:tcPr>
          <w:p w14:paraId="01DAFB40" w14:textId="77777777" w:rsidR="000355B5" w:rsidRPr="0037111B" w:rsidRDefault="000355B5" w:rsidP="00E912FE">
            <w:pPr>
              <w:spacing w:line="240" w:lineRule="auto"/>
              <w:jc w:val="both"/>
              <w:rPr>
                <w:b/>
                <w:bCs/>
              </w:rPr>
            </w:pPr>
            <w:r w:rsidRPr="0037111B">
              <w:rPr>
                <w:b/>
                <w:bCs/>
              </w:rPr>
              <w:t>Bayesian Optimised Model</w:t>
            </w:r>
          </w:p>
        </w:tc>
      </w:tr>
      <w:tr w:rsidR="00BF0727" w:rsidRPr="0037111B" w14:paraId="03ED255C" w14:textId="77777777" w:rsidTr="00E912FE">
        <w:trPr>
          <w:jc w:val="center"/>
        </w:trPr>
        <w:tc>
          <w:tcPr>
            <w:tcW w:w="1208" w:type="dxa"/>
          </w:tcPr>
          <w:p w14:paraId="28A0AD8C" w14:textId="77777777" w:rsidR="00BF0727" w:rsidRPr="0037111B" w:rsidRDefault="00BF0727" w:rsidP="00E912FE">
            <w:pPr>
              <w:spacing w:line="240" w:lineRule="auto"/>
              <w:jc w:val="both"/>
              <w:rPr>
                <w:b/>
                <w:bCs/>
              </w:rPr>
            </w:pPr>
            <w:r w:rsidRPr="0037111B">
              <w:rPr>
                <w:b/>
                <w:bCs/>
              </w:rPr>
              <w:t>Crack</w:t>
            </w:r>
          </w:p>
        </w:tc>
        <w:tc>
          <w:tcPr>
            <w:tcW w:w="1296" w:type="dxa"/>
            <w:vAlign w:val="bottom"/>
          </w:tcPr>
          <w:p w14:paraId="372E8A09" w14:textId="77777777" w:rsidR="00BF0727" w:rsidRPr="0037111B" w:rsidRDefault="00BF0727" w:rsidP="00E912FE">
            <w:pPr>
              <w:spacing w:line="240" w:lineRule="auto"/>
              <w:jc w:val="both"/>
              <w:rPr>
                <w:color w:val="000000"/>
                <w:lang w:val="en-SG"/>
              </w:rPr>
            </w:pPr>
            <w:r w:rsidRPr="0037111B">
              <w:rPr>
                <w:color w:val="000000"/>
              </w:rPr>
              <w:t>0.862</w:t>
            </w:r>
          </w:p>
        </w:tc>
        <w:tc>
          <w:tcPr>
            <w:tcW w:w="1296" w:type="dxa"/>
            <w:vAlign w:val="bottom"/>
          </w:tcPr>
          <w:p w14:paraId="0F723B43" w14:textId="5C5E6ECA" w:rsidR="00BF0727" w:rsidRPr="0037111B" w:rsidRDefault="00BF0727" w:rsidP="00E912FE">
            <w:pPr>
              <w:spacing w:line="240" w:lineRule="auto"/>
              <w:jc w:val="both"/>
              <w:rPr>
                <w:color w:val="000000"/>
                <w:lang w:val="en-SG"/>
              </w:rPr>
            </w:pPr>
            <w:r w:rsidRPr="0037111B">
              <w:rPr>
                <w:color w:val="000000"/>
              </w:rPr>
              <w:t>0.898</w:t>
            </w:r>
          </w:p>
        </w:tc>
        <w:tc>
          <w:tcPr>
            <w:tcW w:w="1296" w:type="dxa"/>
            <w:vAlign w:val="bottom"/>
          </w:tcPr>
          <w:p w14:paraId="2C583176" w14:textId="3140AB88" w:rsidR="00BF0727" w:rsidRPr="0037111B" w:rsidRDefault="00BF0727" w:rsidP="00E912FE">
            <w:pPr>
              <w:spacing w:line="240" w:lineRule="auto"/>
              <w:jc w:val="both"/>
              <w:rPr>
                <w:color w:val="000000"/>
                <w:lang w:val="en-SG"/>
              </w:rPr>
            </w:pPr>
            <w:r w:rsidRPr="0037111B">
              <w:rPr>
                <w:color w:val="000000"/>
              </w:rPr>
              <w:t>0.914</w:t>
            </w:r>
          </w:p>
        </w:tc>
        <w:tc>
          <w:tcPr>
            <w:tcW w:w="1296" w:type="dxa"/>
            <w:vAlign w:val="bottom"/>
          </w:tcPr>
          <w:p w14:paraId="4E6E5794" w14:textId="64E169B1" w:rsidR="00BF0727" w:rsidRPr="0037111B" w:rsidRDefault="00BF0727" w:rsidP="00E912FE">
            <w:pPr>
              <w:spacing w:line="240" w:lineRule="auto"/>
              <w:jc w:val="both"/>
              <w:rPr>
                <w:color w:val="000000"/>
                <w:lang w:val="en-SG"/>
              </w:rPr>
            </w:pPr>
            <w:r w:rsidRPr="0037111B">
              <w:rPr>
                <w:color w:val="000000"/>
              </w:rPr>
              <w:t>0.767</w:t>
            </w:r>
          </w:p>
        </w:tc>
        <w:tc>
          <w:tcPr>
            <w:tcW w:w="1296" w:type="dxa"/>
            <w:vAlign w:val="bottom"/>
          </w:tcPr>
          <w:p w14:paraId="7A22AF30" w14:textId="4CAC87DD" w:rsidR="00BF0727" w:rsidRPr="0037111B" w:rsidRDefault="00BF0727" w:rsidP="00E912FE">
            <w:pPr>
              <w:spacing w:line="240" w:lineRule="auto"/>
              <w:jc w:val="both"/>
              <w:rPr>
                <w:color w:val="000000"/>
                <w:lang w:val="en-SG"/>
              </w:rPr>
            </w:pPr>
            <w:r w:rsidRPr="0037111B">
              <w:rPr>
                <w:color w:val="000000"/>
              </w:rPr>
              <w:t>0.815</w:t>
            </w:r>
          </w:p>
        </w:tc>
        <w:tc>
          <w:tcPr>
            <w:tcW w:w="1296" w:type="dxa"/>
            <w:vAlign w:val="bottom"/>
          </w:tcPr>
          <w:p w14:paraId="1FA7D042" w14:textId="1942B979" w:rsidR="00BF0727" w:rsidRPr="0037111B" w:rsidRDefault="00BF0727" w:rsidP="00E912FE">
            <w:pPr>
              <w:spacing w:line="240" w:lineRule="auto"/>
              <w:jc w:val="both"/>
              <w:rPr>
                <w:color w:val="000000"/>
                <w:lang w:val="en-SG"/>
              </w:rPr>
            </w:pPr>
            <w:r w:rsidRPr="0037111B">
              <w:rPr>
                <w:color w:val="000000"/>
              </w:rPr>
              <w:t>0.806</w:t>
            </w:r>
          </w:p>
        </w:tc>
      </w:tr>
      <w:tr w:rsidR="00BF0727" w:rsidRPr="0037111B" w14:paraId="18A5690B" w14:textId="77777777" w:rsidTr="00E912FE">
        <w:trPr>
          <w:jc w:val="center"/>
        </w:trPr>
        <w:tc>
          <w:tcPr>
            <w:tcW w:w="1208" w:type="dxa"/>
          </w:tcPr>
          <w:p w14:paraId="3BBEE26F" w14:textId="77777777" w:rsidR="00BF0727" w:rsidRPr="0037111B" w:rsidRDefault="00BF0727" w:rsidP="00E912FE">
            <w:pPr>
              <w:spacing w:line="240" w:lineRule="auto"/>
              <w:jc w:val="both"/>
              <w:rPr>
                <w:b/>
                <w:bCs/>
              </w:rPr>
            </w:pPr>
            <w:r w:rsidRPr="0037111B">
              <w:rPr>
                <w:b/>
                <w:bCs/>
              </w:rPr>
              <w:t>Lack of Fusion</w:t>
            </w:r>
          </w:p>
        </w:tc>
        <w:tc>
          <w:tcPr>
            <w:tcW w:w="1296" w:type="dxa"/>
            <w:vAlign w:val="bottom"/>
          </w:tcPr>
          <w:p w14:paraId="25019604" w14:textId="77777777" w:rsidR="00BF0727" w:rsidRPr="0037111B" w:rsidRDefault="00BF0727" w:rsidP="00E912FE">
            <w:pPr>
              <w:spacing w:line="240" w:lineRule="auto"/>
              <w:jc w:val="both"/>
              <w:rPr>
                <w:color w:val="000000"/>
                <w:lang w:val="en-SG"/>
              </w:rPr>
            </w:pPr>
            <w:r w:rsidRPr="0037111B">
              <w:rPr>
                <w:color w:val="000000"/>
              </w:rPr>
              <w:t>0.828</w:t>
            </w:r>
          </w:p>
        </w:tc>
        <w:tc>
          <w:tcPr>
            <w:tcW w:w="1296" w:type="dxa"/>
            <w:vAlign w:val="bottom"/>
          </w:tcPr>
          <w:p w14:paraId="48E4DB30" w14:textId="0C70E560" w:rsidR="00BF0727" w:rsidRPr="0037111B" w:rsidRDefault="00BF0727" w:rsidP="00E912FE">
            <w:pPr>
              <w:spacing w:line="240" w:lineRule="auto"/>
              <w:jc w:val="both"/>
              <w:rPr>
                <w:color w:val="000000"/>
                <w:lang w:val="en-SG"/>
              </w:rPr>
            </w:pPr>
            <w:r w:rsidRPr="0037111B">
              <w:rPr>
                <w:color w:val="000000"/>
              </w:rPr>
              <w:t>0.853</w:t>
            </w:r>
          </w:p>
        </w:tc>
        <w:tc>
          <w:tcPr>
            <w:tcW w:w="1296" w:type="dxa"/>
            <w:vAlign w:val="bottom"/>
          </w:tcPr>
          <w:p w14:paraId="0EB9A213" w14:textId="77777777" w:rsidR="00BF0727" w:rsidRPr="0037111B" w:rsidRDefault="00BF0727" w:rsidP="00E912FE">
            <w:pPr>
              <w:spacing w:line="240" w:lineRule="auto"/>
              <w:jc w:val="both"/>
              <w:rPr>
                <w:color w:val="000000"/>
                <w:lang w:val="en-SG"/>
              </w:rPr>
            </w:pPr>
            <w:r w:rsidRPr="0037111B">
              <w:rPr>
                <w:color w:val="000000"/>
              </w:rPr>
              <w:t>0.847</w:t>
            </w:r>
          </w:p>
        </w:tc>
        <w:tc>
          <w:tcPr>
            <w:tcW w:w="1296" w:type="dxa"/>
            <w:vAlign w:val="bottom"/>
          </w:tcPr>
          <w:p w14:paraId="028B5A05" w14:textId="64D3E85B" w:rsidR="00BF0727" w:rsidRPr="0037111B" w:rsidRDefault="00BF0727" w:rsidP="00E912FE">
            <w:pPr>
              <w:spacing w:line="240" w:lineRule="auto"/>
              <w:jc w:val="both"/>
              <w:rPr>
                <w:color w:val="000000"/>
                <w:lang w:val="en-SG"/>
              </w:rPr>
            </w:pPr>
            <w:r w:rsidRPr="0037111B">
              <w:rPr>
                <w:color w:val="000000"/>
              </w:rPr>
              <w:t>0.618</w:t>
            </w:r>
          </w:p>
        </w:tc>
        <w:tc>
          <w:tcPr>
            <w:tcW w:w="1296" w:type="dxa"/>
            <w:vAlign w:val="bottom"/>
          </w:tcPr>
          <w:p w14:paraId="37091E40" w14:textId="77777777" w:rsidR="00BF0727" w:rsidRPr="0037111B" w:rsidRDefault="00BF0727" w:rsidP="00E912FE">
            <w:pPr>
              <w:spacing w:line="240" w:lineRule="auto"/>
              <w:jc w:val="both"/>
              <w:rPr>
                <w:color w:val="000000"/>
                <w:lang w:val="en-SG"/>
              </w:rPr>
            </w:pPr>
            <w:r w:rsidRPr="0037111B">
              <w:rPr>
                <w:color w:val="000000"/>
              </w:rPr>
              <w:t>0.668</w:t>
            </w:r>
          </w:p>
        </w:tc>
        <w:tc>
          <w:tcPr>
            <w:tcW w:w="1296" w:type="dxa"/>
            <w:vAlign w:val="bottom"/>
          </w:tcPr>
          <w:p w14:paraId="73DA4C13" w14:textId="77777777" w:rsidR="00BF0727" w:rsidRPr="0037111B" w:rsidRDefault="00BF0727" w:rsidP="00E912FE">
            <w:pPr>
              <w:spacing w:line="240" w:lineRule="auto"/>
              <w:jc w:val="both"/>
              <w:rPr>
                <w:color w:val="000000"/>
                <w:lang w:val="en-SG"/>
              </w:rPr>
            </w:pPr>
            <w:r w:rsidRPr="0037111B">
              <w:rPr>
                <w:color w:val="000000"/>
              </w:rPr>
              <w:t>0.679</w:t>
            </w:r>
          </w:p>
        </w:tc>
      </w:tr>
      <w:tr w:rsidR="00BF0727" w:rsidRPr="0037111B" w14:paraId="47FE06CD" w14:textId="77777777" w:rsidTr="00E912FE">
        <w:trPr>
          <w:jc w:val="center"/>
        </w:trPr>
        <w:tc>
          <w:tcPr>
            <w:tcW w:w="1208" w:type="dxa"/>
          </w:tcPr>
          <w:p w14:paraId="1CBB9374" w14:textId="77777777" w:rsidR="00BF0727" w:rsidRPr="0037111B" w:rsidRDefault="00BF0727" w:rsidP="00E912FE">
            <w:pPr>
              <w:spacing w:line="240" w:lineRule="auto"/>
              <w:jc w:val="both"/>
              <w:rPr>
                <w:b/>
                <w:bCs/>
              </w:rPr>
            </w:pPr>
            <w:r w:rsidRPr="0037111B">
              <w:rPr>
                <w:b/>
                <w:bCs/>
              </w:rPr>
              <w:t>Pore</w:t>
            </w:r>
          </w:p>
        </w:tc>
        <w:tc>
          <w:tcPr>
            <w:tcW w:w="1296" w:type="dxa"/>
            <w:vAlign w:val="bottom"/>
          </w:tcPr>
          <w:p w14:paraId="6314956A" w14:textId="010D9BE1" w:rsidR="00BF0727" w:rsidRPr="0037111B" w:rsidRDefault="00BF0727" w:rsidP="00E912FE">
            <w:pPr>
              <w:spacing w:line="240" w:lineRule="auto"/>
              <w:jc w:val="both"/>
              <w:rPr>
                <w:color w:val="000000"/>
                <w:lang w:val="en-SG"/>
              </w:rPr>
            </w:pPr>
            <w:r w:rsidRPr="0037111B">
              <w:rPr>
                <w:color w:val="000000"/>
              </w:rPr>
              <w:t>0.885</w:t>
            </w:r>
          </w:p>
        </w:tc>
        <w:tc>
          <w:tcPr>
            <w:tcW w:w="1296" w:type="dxa"/>
            <w:vAlign w:val="bottom"/>
          </w:tcPr>
          <w:p w14:paraId="27B50044" w14:textId="77777777" w:rsidR="00BF0727" w:rsidRPr="0037111B" w:rsidRDefault="00BF0727" w:rsidP="00E912FE">
            <w:pPr>
              <w:spacing w:line="240" w:lineRule="auto"/>
              <w:jc w:val="both"/>
              <w:rPr>
                <w:color w:val="000000"/>
                <w:lang w:val="en-SG"/>
              </w:rPr>
            </w:pPr>
            <w:r w:rsidRPr="0037111B">
              <w:rPr>
                <w:color w:val="000000"/>
              </w:rPr>
              <w:t>0.915</w:t>
            </w:r>
          </w:p>
        </w:tc>
        <w:tc>
          <w:tcPr>
            <w:tcW w:w="1296" w:type="dxa"/>
            <w:vAlign w:val="bottom"/>
          </w:tcPr>
          <w:p w14:paraId="65D7F4BC" w14:textId="77777777" w:rsidR="00BF0727" w:rsidRPr="0037111B" w:rsidRDefault="00BF0727" w:rsidP="00E912FE">
            <w:pPr>
              <w:spacing w:line="240" w:lineRule="auto"/>
              <w:jc w:val="both"/>
              <w:rPr>
                <w:color w:val="000000"/>
                <w:lang w:val="en-SG"/>
              </w:rPr>
            </w:pPr>
            <w:r w:rsidRPr="0037111B">
              <w:rPr>
                <w:color w:val="000000"/>
              </w:rPr>
              <w:t>0.930</w:t>
            </w:r>
          </w:p>
        </w:tc>
        <w:tc>
          <w:tcPr>
            <w:tcW w:w="1296" w:type="dxa"/>
            <w:vAlign w:val="bottom"/>
          </w:tcPr>
          <w:p w14:paraId="28D4CDCE" w14:textId="4A5D908E" w:rsidR="00BF0727" w:rsidRPr="0037111B" w:rsidRDefault="00BF0727" w:rsidP="00E912FE">
            <w:pPr>
              <w:spacing w:line="240" w:lineRule="auto"/>
              <w:jc w:val="both"/>
              <w:rPr>
                <w:color w:val="000000"/>
                <w:lang w:val="en-SG"/>
              </w:rPr>
            </w:pPr>
            <w:r w:rsidRPr="0037111B">
              <w:rPr>
                <w:color w:val="000000"/>
              </w:rPr>
              <w:t>0.871</w:t>
            </w:r>
          </w:p>
        </w:tc>
        <w:tc>
          <w:tcPr>
            <w:tcW w:w="1296" w:type="dxa"/>
            <w:vAlign w:val="bottom"/>
          </w:tcPr>
          <w:p w14:paraId="06E814D5" w14:textId="70FDD3EF" w:rsidR="00BF0727" w:rsidRPr="0037111B" w:rsidRDefault="00BF0727" w:rsidP="00E912FE">
            <w:pPr>
              <w:spacing w:line="240" w:lineRule="auto"/>
              <w:jc w:val="both"/>
              <w:rPr>
                <w:color w:val="000000"/>
                <w:lang w:val="en-SG"/>
              </w:rPr>
            </w:pPr>
            <w:r w:rsidRPr="0037111B">
              <w:rPr>
                <w:color w:val="000000"/>
              </w:rPr>
              <w:t>0.898</w:t>
            </w:r>
          </w:p>
        </w:tc>
        <w:tc>
          <w:tcPr>
            <w:tcW w:w="1296" w:type="dxa"/>
            <w:vAlign w:val="bottom"/>
          </w:tcPr>
          <w:p w14:paraId="1073DD50" w14:textId="44A5046C" w:rsidR="00BF0727" w:rsidRPr="0037111B" w:rsidRDefault="00BF0727" w:rsidP="00E912FE">
            <w:pPr>
              <w:spacing w:line="240" w:lineRule="auto"/>
              <w:jc w:val="both"/>
              <w:rPr>
                <w:color w:val="000000"/>
                <w:lang w:val="en-SG"/>
              </w:rPr>
            </w:pPr>
            <w:r w:rsidRPr="0037111B">
              <w:rPr>
                <w:color w:val="000000"/>
              </w:rPr>
              <w:t>0.880</w:t>
            </w:r>
          </w:p>
        </w:tc>
      </w:tr>
      <w:tr w:rsidR="00BF0727" w:rsidRPr="0037111B" w14:paraId="65F3639C" w14:textId="77777777" w:rsidTr="00E912FE">
        <w:trPr>
          <w:jc w:val="center"/>
        </w:trPr>
        <w:tc>
          <w:tcPr>
            <w:tcW w:w="1208" w:type="dxa"/>
          </w:tcPr>
          <w:p w14:paraId="7757BDE9" w14:textId="77777777" w:rsidR="00BF0727" w:rsidRPr="0037111B" w:rsidRDefault="00BF0727" w:rsidP="00E912FE">
            <w:pPr>
              <w:spacing w:line="240" w:lineRule="auto"/>
              <w:jc w:val="both"/>
              <w:rPr>
                <w:b/>
                <w:bCs/>
              </w:rPr>
            </w:pPr>
            <w:r w:rsidRPr="0037111B">
              <w:rPr>
                <w:b/>
                <w:bCs/>
              </w:rPr>
              <w:t>Pore with Crack</w:t>
            </w:r>
          </w:p>
        </w:tc>
        <w:tc>
          <w:tcPr>
            <w:tcW w:w="1296" w:type="dxa"/>
            <w:vAlign w:val="bottom"/>
          </w:tcPr>
          <w:p w14:paraId="7C1D92DF" w14:textId="7C0855F5" w:rsidR="00BF0727" w:rsidRPr="0037111B" w:rsidRDefault="00BF0727" w:rsidP="00E912FE">
            <w:pPr>
              <w:spacing w:line="240" w:lineRule="auto"/>
              <w:jc w:val="both"/>
              <w:rPr>
                <w:color w:val="000000"/>
                <w:lang w:val="en-SG"/>
              </w:rPr>
            </w:pPr>
            <w:r w:rsidRPr="0037111B">
              <w:rPr>
                <w:color w:val="000000"/>
              </w:rPr>
              <w:t>0.139</w:t>
            </w:r>
          </w:p>
        </w:tc>
        <w:tc>
          <w:tcPr>
            <w:tcW w:w="1296" w:type="dxa"/>
            <w:vAlign w:val="bottom"/>
          </w:tcPr>
          <w:p w14:paraId="15985F56" w14:textId="4E16438E" w:rsidR="00BF0727" w:rsidRPr="0037111B" w:rsidRDefault="00BF0727" w:rsidP="00E912FE">
            <w:pPr>
              <w:spacing w:line="240" w:lineRule="auto"/>
              <w:jc w:val="both"/>
              <w:rPr>
                <w:color w:val="000000"/>
                <w:lang w:val="en-SG"/>
              </w:rPr>
            </w:pPr>
            <w:r w:rsidRPr="0037111B">
              <w:rPr>
                <w:color w:val="000000"/>
              </w:rPr>
              <w:t>0.229</w:t>
            </w:r>
          </w:p>
        </w:tc>
        <w:tc>
          <w:tcPr>
            <w:tcW w:w="1296" w:type="dxa"/>
            <w:vAlign w:val="bottom"/>
          </w:tcPr>
          <w:p w14:paraId="118E367E" w14:textId="433560F3" w:rsidR="00BF0727" w:rsidRPr="0037111B" w:rsidRDefault="00BF0727" w:rsidP="00E912FE">
            <w:pPr>
              <w:spacing w:line="240" w:lineRule="auto"/>
              <w:jc w:val="both"/>
              <w:rPr>
                <w:color w:val="000000"/>
                <w:lang w:val="en-SG"/>
              </w:rPr>
            </w:pPr>
            <w:r w:rsidRPr="0037111B">
              <w:rPr>
                <w:color w:val="000000"/>
              </w:rPr>
              <w:t>0.434</w:t>
            </w:r>
          </w:p>
        </w:tc>
        <w:tc>
          <w:tcPr>
            <w:tcW w:w="1296" w:type="dxa"/>
            <w:vAlign w:val="bottom"/>
          </w:tcPr>
          <w:p w14:paraId="17CD47DB" w14:textId="1B0DAB18" w:rsidR="00BF0727" w:rsidRPr="0037111B" w:rsidRDefault="00BF0727" w:rsidP="00E912FE">
            <w:pPr>
              <w:spacing w:line="240" w:lineRule="auto"/>
              <w:jc w:val="both"/>
              <w:rPr>
                <w:color w:val="000000"/>
                <w:lang w:val="en-SG"/>
              </w:rPr>
            </w:pPr>
            <w:r w:rsidRPr="0037111B">
              <w:rPr>
                <w:color w:val="000000"/>
              </w:rPr>
              <w:t>0.315</w:t>
            </w:r>
          </w:p>
        </w:tc>
        <w:tc>
          <w:tcPr>
            <w:tcW w:w="1296" w:type="dxa"/>
            <w:vAlign w:val="bottom"/>
          </w:tcPr>
          <w:p w14:paraId="394A6C5C" w14:textId="4A04F800" w:rsidR="00BF0727" w:rsidRPr="0037111B" w:rsidRDefault="00BF0727" w:rsidP="00E912FE">
            <w:pPr>
              <w:spacing w:line="240" w:lineRule="auto"/>
              <w:jc w:val="both"/>
              <w:rPr>
                <w:color w:val="000000"/>
                <w:lang w:val="en-SG"/>
              </w:rPr>
            </w:pPr>
            <w:r w:rsidRPr="0037111B">
              <w:rPr>
                <w:color w:val="000000"/>
              </w:rPr>
              <w:t>0.415</w:t>
            </w:r>
          </w:p>
        </w:tc>
        <w:tc>
          <w:tcPr>
            <w:tcW w:w="1296" w:type="dxa"/>
            <w:vAlign w:val="bottom"/>
          </w:tcPr>
          <w:p w14:paraId="772BCA0E" w14:textId="2A9BF94B" w:rsidR="00BF0727" w:rsidRPr="0037111B" w:rsidRDefault="00BF0727" w:rsidP="00E912FE">
            <w:pPr>
              <w:spacing w:line="240" w:lineRule="auto"/>
              <w:jc w:val="both"/>
              <w:rPr>
                <w:color w:val="000000"/>
                <w:lang w:val="en-SG"/>
              </w:rPr>
            </w:pPr>
            <w:r w:rsidRPr="0037111B">
              <w:rPr>
                <w:color w:val="000000"/>
              </w:rPr>
              <w:t>0.458</w:t>
            </w:r>
          </w:p>
        </w:tc>
      </w:tr>
    </w:tbl>
    <w:p w14:paraId="00350F98" w14:textId="6B53EB81" w:rsidR="00DF2D5E" w:rsidRPr="0037111B" w:rsidRDefault="00DF2D5E" w:rsidP="00471653">
      <w:pPr>
        <w:spacing w:before="240"/>
        <w:jc w:val="both"/>
      </w:pPr>
      <w:r w:rsidRPr="0037111B">
        <w:t xml:space="preserve">Table 4 presents the MCC scores for each class across the different models developed in this work. The scores indicate that the models proficiently classify ‘crack’, ‘pore’, and ‘lack of fusion’ defects, whereas ‘pore with crack’ defects are generally less accurately classified. Notably, models optimised using Bayesian optimisation achieved the highest MCC scores overall. While there is a slight improvement in the MCC score for ‘pore with crack’ defects between the original and synthetic datasets, there is a significant decrease in MCC for the </w:t>
      </w:r>
      <w:r w:rsidR="00F52143" w:rsidRPr="0037111B">
        <w:t>‘crack’, ‘pore’, and ‘lack of fusion’ defects</w:t>
      </w:r>
      <w:r w:rsidR="001C60DA" w:rsidRPr="0037111B">
        <w:t xml:space="preserve">. </w:t>
      </w:r>
      <w:r w:rsidR="001344B2" w:rsidRPr="0037111B">
        <w:t>This behaviour reflects the trade-off involved in balancing a dataset, as more balanced datasets lead to models that distribute their ability to correctly classify different defects more evenly.</w:t>
      </w:r>
    </w:p>
    <w:p w14:paraId="5C68E6D0" w14:textId="48A1824B" w:rsidR="0012073C" w:rsidRPr="0037111B" w:rsidRDefault="00A210DE" w:rsidP="0092641B">
      <w:pPr>
        <w:jc w:val="both"/>
        <w:rPr>
          <w:b/>
          <w:bCs/>
        </w:rPr>
      </w:pPr>
      <w:r w:rsidRPr="0037111B">
        <w:rPr>
          <w:b/>
          <w:bCs/>
        </w:rPr>
        <w:t>Conclusions</w:t>
      </w:r>
    </w:p>
    <w:p w14:paraId="58EED135" w14:textId="3859A352" w:rsidR="00383509" w:rsidRDefault="00757D9C" w:rsidP="0092641B">
      <w:pPr>
        <w:jc w:val="both"/>
      </w:pPr>
      <w:r w:rsidRPr="0037111B">
        <w:t xml:space="preserve">This paper has proposed and explored the use of convolutional neural networks </w:t>
      </w:r>
      <w:r w:rsidR="001D647C">
        <w:t xml:space="preserve">(CNN) </w:t>
      </w:r>
      <w:r w:rsidRPr="0037111B">
        <w:t xml:space="preserve">in the classification of microstructural defects found in additively manufactured nickel-based superalloys. </w:t>
      </w:r>
      <w:r w:rsidR="00383509" w:rsidRPr="0037111B">
        <w:t>The various CNNs</w:t>
      </w:r>
      <w:r w:rsidR="009F6C2F" w:rsidRPr="0037111B">
        <w:t xml:space="preserve"> produced</w:t>
      </w:r>
      <w:r w:rsidR="00383509" w:rsidRPr="0037111B">
        <w:t xml:space="preserve"> have shown </w:t>
      </w:r>
      <w:r w:rsidR="0009309F" w:rsidRPr="0037111B">
        <w:t>good capabilities in classifying the variety of microstructural defects found in additively manufactured nickel-alloys.</w:t>
      </w:r>
      <w:r w:rsidR="00A0772D" w:rsidRPr="0037111B">
        <w:t xml:space="preserve"> Classification performance increases as the CNN’s architecture becomes more complex, with increased number of </w:t>
      </w:r>
      <w:r w:rsidR="00465530" w:rsidRPr="0037111B">
        <w:t xml:space="preserve">layers and filters in the model. CNNs </w:t>
      </w:r>
      <w:r w:rsidR="00866F94" w:rsidRPr="0037111B">
        <w:t xml:space="preserve">trained on the original dataset and </w:t>
      </w:r>
      <w:r w:rsidR="00465530" w:rsidRPr="0037111B">
        <w:t>produced by Bayesian optimisation have</w:t>
      </w:r>
      <w:r w:rsidR="004F6C91" w:rsidRPr="0037111B">
        <w:t xml:space="preserve"> shown the best performan</w:t>
      </w:r>
      <w:r w:rsidR="00E052F1" w:rsidRPr="0037111B">
        <w:t>ce</w:t>
      </w:r>
      <w:r w:rsidR="00F0289D" w:rsidRPr="0037111B">
        <w:t xml:space="preserve"> (</w:t>
      </w:r>
      <w:r w:rsidR="00D04F4B" w:rsidRPr="0037111B">
        <w:t xml:space="preserve">approximately </w:t>
      </w:r>
      <w:r w:rsidR="004273BC" w:rsidRPr="0037111B">
        <w:t>92% accura</w:t>
      </w:r>
      <w:r w:rsidR="00CD2945" w:rsidRPr="0037111B">
        <w:t>cy</w:t>
      </w:r>
      <w:r w:rsidR="00F0289D" w:rsidRPr="0037111B">
        <w:t>)</w:t>
      </w:r>
      <w:r w:rsidR="00CD2945" w:rsidRPr="0037111B">
        <w:t xml:space="preserve"> which rivals the accuracy of </w:t>
      </w:r>
      <w:r w:rsidR="00D01795" w:rsidRPr="0037111B">
        <w:t xml:space="preserve">supervised ML models produced by Aziz et al. </w:t>
      </w:r>
      <w:r w:rsidR="00D01795" w:rsidRPr="0037111B">
        <w:fldChar w:fldCharType="begin"/>
      </w:r>
      <w:r w:rsidR="00152E36">
        <w:instrText xml:space="preserve"> ADDIN ZOTERO_ITEM CSL_CITATION {"citationID":"uvbJVylM","properties":{"formattedCitation":"(21)","plainCitation":"(21)","noteIndex":0},"citationItems":[{"id":"7rnDYpxE/87hcAP01","uris":["http://zotero.org/groups/5501489/items/LIAIM2ZR"],"itemData":{"id":38,"type":"article-journal","abstract":"The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D01795" w:rsidRPr="0037111B">
        <w:fldChar w:fldCharType="separate"/>
      </w:r>
      <w:r w:rsidR="00152E36" w:rsidRPr="00152E36">
        <w:t>(21)</w:t>
      </w:r>
      <w:r w:rsidR="00D01795" w:rsidRPr="0037111B">
        <w:fldChar w:fldCharType="end"/>
      </w:r>
      <w:r w:rsidR="001F786D" w:rsidRPr="0037111B">
        <w:t xml:space="preserve">, and deep learning models produced for other tasks in materials science </w:t>
      </w:r>
      <w:r w:rsidR="001F786D" w:rsidRPr="0037111B">
        <w:fldChar w:fldCharType="begin"/>
      </w:r>
      <w:r w:rsidR="00152E36">
        <w:instrText xml:space="preserve"> ADDIN ZOTERO_ITEM CSL_CITATION {"citationID":"hTc65Aqh","properties":{"formattedCitation":"(15,16)","plainCitation":"(15,16)","noteIndex":0},"citationItems":[{"id":250,"uris":["http://zotero.org/groups/5501489/items/JPIAK7PI"],"itemData":{"id":250,"type":"article-journal","abstract":"Computer vision and machine learning methods were applied to the challenge of automatic microstructure recognition. Here, a case study on dendritic morphologies was performed. Two classification tasks were completed, and involved distinguishing between micrographs that depict dendritic morphologies from those that do not contain this particular microstructural feature (Task 1), and from those micrographs identified as depicting dendrites, different cross-sectional views (longitudinal or transverse) were identified (Task 2). Data sets were comprised of images taken over a range of magnifications, from materials with different compositions and varying orientations of microstructural features. Feature extraction and dimensionality reduction were performed prior to training machine learning algorithms to classify microstructural image data. Visual bag of words, texture and shape statistics, and pre-trained convolutional neural networks (deep learning algorithms) were used for feature extraction. Classification was then performed using support vector machine, voting, nearest neighbors, and random forest models. For each model, classification was completed using full (original size) and reduced feature vectors for each feature extraction method tested. Performance comparisons were done to evaluate all possible combinations of feature extraction, selection, and classifiers for the task of micrograph classification. Results demonstrate that pre-trained neural networks represent microstructure image data well, and when used for feature extraction yield the highest classification accuracies for the majority of classifier and feature selection methods tested. Thus, deep learning algorithms can successfully be applied to micrograph recognition tasks. Maximum classification accuracies of 91.85±4.25% and 97.37±3.33% for Tasks 1 and 2 respectively, were achieved. This work is a broad investigation of computer vision and machine learning methods that acts as a step towards applying these established methods to more sophisticated materials recognition or characterization tasks. The approach presented here could offer improvements over established stereological measurements by removing the requirement of expert knowledge (bias) for interpretation of image data prior to characterization.","container-title":"Computational Materials Science","DOI":"https://doi.org/10.1016/j.commatsci.2016.05.034","ISSN":"0927-0256","page":"176-187","title":"Image driven machine learning methods for microstructure recognition","volume":"123","author":[{"family":"Chowdhury","given":"Aritra"},{"family":"Kautz","given":"Elizabeth"},{"family":"Yener","given":"Bülent"},{"family":"Lewis","given":"Daniel"}],"issued":{"date-parts":[["2016"]]}}},{"id":"7rnDYpxE/eu9DbKtM","uris":["http://zotero.org/groups/5501489/items/5VX6RKS2"],"itemData":{"id":194,"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A."},{"family":"Eberl","given":"Chris"},{"family":"Mücklich","given":"Frank"},{"family":"Gumbsch","given":"Peter"}],"issued":{"date-parts":[["2021",11,1]]}},"label":"page"}],"schema":"https://github.com/citation-style-language/schema/raw/master/csl-citation.json"} </w:instrText>
      </w:r>
      <w:r w:rsidR="001F786D" w:rsidRPr="0037111B">
        <w:fldChar w:fldCharType="separate"/>
      </w:r>
      <w:r w:rsidR="00831B10" w:rsidRPr="00831B10">
        <w:t>(15,16)</w:t>
      </w:r>
      <w:r w:rsidR="001F786D" w:rsidRPr="0037111B">
        <w:fldChar w:fldCharType="end"/>
      </w:r>
      <w:r w:rsidR="00D01795" w:rsidRPr="0037111B">
        <w:t xml:space="preserve">. Despite </w:t>
      </w:r>
      <w:r w:rsidR="005343DF" w:rsidRPr="0037111B">
        <w:t>its success, CNNs have consistently shown poor performance in correctly classifying ‘</w:t>
      </w:r>
      <w:r w:rsidR="0020131D" w:rsidRPr="0037111B">
        <w:t>p</w:t>
      </w:r>
      <w:r w:rsidR="005343DF" w:rsidRPr="0037111B">
        <w:t xml:space="preserve">ore with </w:t>
      </w:r>
      <w:r w:rsidR="0020131D" w:rsidRPr="0037111B">
        <w:t>c</w:t>
      </w:r>
      <w:r w:rsidR="005343DF" w:rsidRPr="0037111B">
        <w:t xml:space="preserve">rack’ defects, due to the lack of data for </w:t>
      </w:r>
      <w:r w:rsidR="00312E09" w:rsidRPr="0037111B">
        <w:t>this defect class and the overlapping features it shares with the ‘</w:t>
      </w:r>
      <w:r w:rsidR="0020131D" w:rsidRPr="0037111B">
        <w:t>p</w:t>
      </w:r>
      <w:r w:rsidR="00312E09" w:rsidRPr="0037111B">
        <w:t>ore’ and ‘</w:t>
      </w:r>
      <w:r w:rsidR="0020131D" w:rsidRPr="0037111B">
        <w:t>c</w:t>
      </w:r>
      <w:r w:rsidR="00312E09" w:rsidRPr="0037111B">
        <w:t xml:space="preserve">rack’ classes. </w:t>
      </w:r>
      <w:r w:rsidR="006931EF" w:rsidRPr="0037111B">
        <w:t xml:space="preserve">To improve the model’s classification ability with ‘pore with crack’ defects, data augmentation techniques were used to increase the size of the dataset, creating more ‘pore with crack’ defects for models to train on. While these models, which used synthetic data, showed better performance with ‘pore with crack’ classification, it’s classification ability for the ‘crack’, ‘pore’ and ‘lack of fusion’ defects reduced. </w:t>
      </w:r>
      <w:r w:rsidR="00312E09" w:rsidRPr="0037111B">
        <w:t xml:space="preserve">Supervised ML models produced by Aziz et al. </w:t>
      </w:r>
      <w:r w:rsidR="003B6A31" w:rsidRPr="0037111B">
        <w:fldChar w:fldCharType="begin"/>
      </w:r>
      <w:r w:rsidR="00152E36">
        <w:instrText xml:space="preserve"> ADDIN ZOTERO_ITEM CSL_CITATION {"citationID":"LoXSPl3v","properties":{"formattedCitation":"(21)","plainCitation":"(21)","noteIndex":0},"citationItems":[{"id":"7rnDYpxE/87hcAP01","uris":["http://zotero.org/groups/5501489/items/LIAIM2ZR"],"itemData":{"id":38,"type":"article-journal","abstract":"The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3B6A31" w:rsidRPr="0037111B">
        <w:fldChar w:fldCharType="separate"/>
      </w:r>
      <w:r w:rsidR="00152E36" w:rsidRPr="00152E36">
        <w:t>(21)</w:t>
      </w:r>
      <w:r w:rsidR="003B6A31" w:rsidRPr="0037111B">
        <w:fldChar w:fldCharType="end"/>
      </w:r>
      <w:r w:rsidR="003B6A31" w:rsidRPr="0037111B">
        <w:t xml:space="preserve"> </w:t>
      </w:r>
      <w:r w:rsidR="00312E09" w:rsidRPr="0037111B">
        <w:t xml:space="preserve">also show difficulty with correctly classifying these </w:t>
      </w:r>
      <w:r w:rsidR="0068721B" w:rsidRPr="0037111B">
        <w:t>‘pore with crack’ defects</w:t>
      </w:r>
      <w:r w:rsidR="00312E09" w:rsidRPr="0037111B">
        <w:t xml:space="preserve">, suggesting alternative strategies are needed to </w:t>
      </w:r>
      <w:r w:rsidR="00693F33" w:rsidRPr="0037111B">
        <w:t>accurately predict these defects using automated means.</w:t>
      </w:r>
    </w:p>
    <w:p w14:paraId="367336E7" w14:textId="34A79825" w:rsidR="008C36EA" w:rsidRPr="00C271F6" w:rsidRDefault="008C36EA" w:rsidP="0092641B">
      <w:pPr>
        <w:jc w:val="both"/>
        <w:rPr>
          <w:b/>
          <w:bCs/>
          <w:highlight w:val="red"/>
        </w:rPr>
      </w:pPr>
      <w:r w:rsidRPr="00C271F6">
        <w:rPr>
          <w:b/>
          <w:bCs/>
          <w:highlight w:val="red"/>
        </w:rPr>
        <w:t>Suggested future works…</w:t>
      </w:r>
    </w:p>
    <w:p w14:paraId="285FDBD4" w14:textId="216420EB" w:rsidR="007E29F0" w:rsidRDefault="005A08A9" w:rsidP="0092641B">
      <w:pPr>
        <w:jc w:val="both"/>
        <w:rPr>
          <w:highlight w:val="red"/>
        </w:rPr>
      </w:pPr>
      <w:r w:rsidRPr="007E29F0">
        <w:rPr>
          <w:highlight w:val="red"/>
        </w:rPr>
        <w:t>Increase the fucking dataset</w:t>
      </w:r>
      <w:r w:rsidR="007E29F0">
        <w:rPr>
          <w:highlight w:val="red"/>
        </w:rPr>
        <w:t xml:space="preserve"> size</w:t>
      </w:r>
    </w:p>
    <w:p w14:paraId="24FD5711" w14:textId="5D39502D" w:rsidR="008C36EA" w:rsidRDefault="008C36EA" w:rsidP="0092641B">
      <w:pPr>
        <w:jc w:val="both"/>
      </w:pPr>
      <w:r w:rsidRPr="007E29F0">
        <w:rPr>
          <w:highlight w:val="red"/>
        </w:rPr>
        <w:t xml:space="preserve">Transfer learning, in which you </w:t>
      </w:r>
      <w:r w:rsidR="009F30C9" w:rsidRPr="007E29F0">
        <w:rPr>
          <w:highlight w:val="red"/>
        </w:rPr>
        <w:t xml:space="preserve">use previously trained models, can be very useful on sparse sets of data </w:t>
      </w:r>
      <w:r w:rsidR="00DF27AF" w:rsidRPr="007E29F0">
        <w:rPr>
          <w:highlight w:val="red"/>
        </w:rPr>
        <w:fldChar w:fldCharType="begin"/>
      </w:r>
      <w:r w:rsidR="00152E36">
        <w:rPr>
          <w:highlight w:val="red"/>
        </w:rPr>
        <w:instrText xml:space="preserve"> ADDIN ZOTERO_ITEM CSL_CITATION {"citationID":"OFUrnuNS","properties":{"formattedCitation":"(20)","plainCitation":"(20)","noteIndex":0},"citationItems":[{"id":289,"uris":["http://zotero.org/groups/5501489/items/GFHPY7UW"],"itemData":{"id":289,"type":"article-journal","abstract":"Additive manufacturing (AM) has emerged as a disruptive digital manufacturing technology. However, its broad adoption in industry is still hindered by high entry barriers of design for additive manufacturing (DfAM), limited materials library, various processing defects, and inconsistent product quality. In recent years, machine learning (ML) has gained increasing attention in AM due to its unprecedented performance in data tasks such as classification, regression and clustering. This article provides a comprehensive review on the state-of-the-art of ML applications in a variety of AM domains. In the DfAM, ML can be leveraged to output new high-performance metamaterials and optimized topological designs. In AM processing, contemporary ML algorithms can help to optimize process parameters, and conduct examination of powder spreading and in-process defect monitoring. On the production of AM, ML is able to assist practitioners in pre-manufacturing planning, and product quality assessment and control. Moreover, there has been an increasing concern about data security in AM as data breaches could occur with the aid of ML techniques. Lastly, it concludes with a section summarizing the main findings from the literature and providing perspectives on some selected interesting applications of ML in research and development of AM.","container-title":"Additive Manufacturing","DOI":"https://doi.org/10.1016/j.addma.2020.101538","ISSN":"2214-8604","page":"101538","title":"Machine learning in additive manufacturing: State-of-the-art and perspectives","volume":"36","author":[{"family":"Wang","given":"C."},{"family":"Tan","given":"X. P."},{"family":"Tor","given":"S. B."},{"family":"Lim","given":"C. S."}],"issued":{"date-parts":[["2020"]]}}}],"schema":"https://github.com/citation-style-language/schema/raw/master/csl-citation.json"} </w:instrText>
      </w:r>
      <w:r w:rsidR="00DF27AF" w:rsidRPr="007E29F0">
        <w:rPr>
          <w:highlight w:val="red"/>
        </w:rPr>
        <w:fldChar w:fldCharType="separate"/>
      </w:r>
      <w:r w:rsidR="00152E36" w:rsidRPr="00152E36">
        <w:rPr>
          <w:highlight w:val="red"/>
        </w:rPr>
        <w:t>(20)</w:t>
      </w:r>
      <w:r w:rsidR="00DF27AF" w:rsidRPr="007E29F0">
        <w:rPr>
          <w:highlight w:val="red"/>
        </w:rPr>
        <w:fldChar w:fldCharType="end"/>
      </w:r>
      <w:r w:rsidR="009F30C9" w:rsidRPr="007E29F0">
        <w:rPr>
          <w:highlight w:val="red"/>
        </w:rPr>
        <w:t>.</w:t>
      </w:r>
    </w:p>
    <w:p w14:paraId="410181F8" w14:textId="72FDFF8B" w:rsidR="00142312" w:rsidRPr="0037111B" w:rsidRDefault="00142312" w:rsidP="0092641B">
      <w:pPr>
        <w:jc w:val="both"/>
      </w:pPr>
      <w:r>
        <w:t>Alternative machine learning powered algorithms could be applied to account for the variability in size of the input images such as fully connected networks or more advanced algorithms such as panoptic segmentation.</w:t>
      </w:r>
      <w:r w:rsidR="00FC646A">
        <w:t xml:space="preserve"> REFERENCE</w:t>
      </w:r>
    </w:p>
    <w:p w14:paraId="55F5B432" w14:textId="4D61A830" w:rsidR="00A210DE" w:rsidRPr="0037111B" w:rsidRDefault="002E7DC4" w:rsidP="0092641B">
      <w:pPr>
        <w:jc w:val="both"/>
        <w:rPr>
          <w:b/>
          <w:bCs/>
        </w:rPr>
      </w:pPr>
      <w:r w:rsidRPr="0037111B">
        <w:rPr>
          <w:b/>
          <w:bCs/>
        </w:rPr>
        <w:t>Acknowledgements</w:t>
      </w:r>
    </w:p>
    <w:p w14:paraId="7BBA53AB" w14:textId="74B10DB9" w:rsidR="00B2216B" w:rsidRPr="0037111B" w:rsidRDefault="002E7DC4" w:rsidP="0092641B">
      <w:pPr>
        <w:jc w:val="both"/>
        <w:rPr>
          <w:b/>
          <w:bCs/>
        </w:rPr>
      </w:pPr>
      <w:r w:rsidRPr="0037111B">
        <w:rPr>
          <w:b/>
          <w:bCs/>
        </w:rPr>
        <w:t>Declaration of Interests</w:t>
      </w:r>
    </w:p>
    <w:p w14:paraId="0407D852" w14:textId="1BF49917" w:rsidR="003678C1" w:rsidRPr="0037111B" w:rsidRDefault="00D50EAA" w:rsidP="0092641B">
      <w:pPr>
        <w:spacing w:line="259" w:lineRule="auto"/>
        <w:jc w:val="both"/>
        <w:rPr>
          <w:b/>
          <w:bCs/>
        </w:rPr>
      </w:pPr>
      <w:r w:rsidRPr="0037111B">
        <w:t>No</w:t>
      </w:r>
      <w:r w:rsidR="00A8461E" w:rsidRPr="0037111B">
        <w:t>ne</w:t>
      </w:r>
      <w:r w:rsidR="003678C1" w:rsidRPr="0037111B">
        <w:rPr>
          <w:b/>
          <w:bCs/>
        </w:rPr>
        <w:br w:type="page"/>
      </w:r>
    </w:p>
    <w:p w14:paraId="52CBD4B4" w14:textId="77777777" w:rsidR="00152E36" w:rsidRPr="00152E36" w:rsidRDefault="00524B9A" w:rsidP="00152E36">
      <w:pPr>
        <w:pStyle w:val="Bibliography"/>
      </w:pPr>
      <w:r>
        <w:rPr>
          <w:b/>
          <w:bCs/>
        </w:rPr>
        <w:fldChar w:fldCharType="begin"/>
      </w:r>
      <w:r w:rsidR="00BB4916">
        <w:rPr>
          <w:b/>
          <w:bCs/>
        </w:rPr>
        <w:instrText xml:space="preserve"> ADDIN ZOTERO_BIBL {"uncited":[],"omitted":[],"custom":[]} CSL_BIBLIOGRAPHY </w:instrText>
      </w:r>
      <w:r>
        <w:rPr>
          <w:b/>
          <w:bCs/>
        </w:rPr>
        <w:fldChar w:fldCharType="separate"/>
      </w:r>
      <w:r w:rsidR="00152E36" w:rsidRPr="00152E36">
        <w:t>1.</w:t>
      </w:r>
      <w:r w:rsidR="00152E36" w:rsidRPr="00152E36">
        <w:tab/>
      </w:r>
      <w:proofErr w:type="spellStart"/>
      <w:r w:rsidR="00152E36" w:rsidRPr="00152E36">
        <w:t>Mumith</w:t>
      </w:r>
      <w:proofErr w:type="spellEnd"/>
      <w:r w:rsidR="00152E36" w:rsidRPr="00152E36">
        <w:t xml:space="preserve"> A, Thomas M, Shah Z, </w:t>
      </w:r>
      <w:proofErr w:type="spellStart"/>
      <w:r w:rsidR="00152E36" w:rsidRPr="00152E36">
        <w:t>Coathup</w:t>
      </w:r>
      <w:proofErr w:type="spellEnd"/>
      <w:r w:rsidR="00152E36" w:rsidRPr="00152E36">
        <w:t xml:space="preserve"> M, Blunn G. Additive manufacturing: current concepts, future trends. The Bone &amp; Joint Journal. 2018;100-</w:t>
      </w:r>
      <w:proofErr w:type="gramStart"/>
      <w:r w:rsidR="00152E36" w:rsidRPr="00152E36">
        <w:t>B(</w:t>
      </w:r>
      <w:proofErr w:type="gramEnd"/>
      <w:r w:rsidR="00152E36" w:rsidRPr="00152E36">
        <w:t xml:space="preserve">4):455–60. </w:t>
      </w:r>
    </w:p>
    <w:p w14:paraId="70ABF14D" w14:textId="77777777" w:rsidR="00152E36" w:rsidRPr="00152E36" w:rsidRDefault="00152E36" w:rsidP="00152E36">
      <w:pPr>
        <w:pStyle w:val="Bibliography"/>
      </w:pPr>
      <w:r w:rsidRPr="00152E36">
        <w:t>2.</w:t>
      </w:r>
      <w:r w:rsidRPr="00152E36">
        <w:tab/>
        <w:t>Brischetto S, Maggiore P, Ferro CG. Special Issue on “Additive Manufacturing Technologies and Applications”. Technologies [Internet]. 2017;5(3). Available from: https://www.mdpi.com/2227-7080/5/3/58</w:t>
      </w:r>
    </w:p>
    <w:p w14:paraId="0F55171A" w14:textId="77777777" w:rsidR="00152E36" w:rsidRPr="00152E36" w:rsidRDefault="00152E36" w:rsidP="00152E36">
      <w:pPr>
        <w:pStyle w:val="Bibliography"/>
      </w:pPr>
      <w:r w:rsidRPr="00152E36">
        <w:t>3.</w:t>
      </w:r>
      <w:r w:rsidRPr="00152E36">
        <w:tab/>
        <w:t xml:space="preserve">ZHU J, ZHOU H, WANG C, ZHOU L, YUAN S, ZHANG W. A review of topology optimization for additive manufacturing: Status and challenges. Chinese Journal of Aeronautics. 2021;34(1):91–110. </w:t>
      </w:r>
    </w:p>
    <w:p w14:paraId="4E640B4C" w14:textId="77777777" w:rsidR="00152E36" w:rsidRPr="00152E36" w:rsidRDefault="00152E36" w:rsidP="00152E36">
      <w:pPr>
        <w:pStyle w:val="Bibliography"/>
      </w:pPr>
      <w:r w:rsidRPr="00152E36">
        <w:t>4.</w:t>
      </w:r>
      <w:r w:rsidRPr="00152E36">
        <w:tab/>
        <w:t xml:space="preserve">Mojtaba </w:t>
      </w:r>
      <w:proofErr w:type="spellStart"/>
      <w:r w:rsidRPr="00152E36">
        <w:t>Khanzadeh</w:t>
      </w:r>
      <w:proofErr w:type="spellEnd"/>
      <w:r w:rsidRPr="00152E36">
        <w:t xml:space="preserve"> MM Sudipta Chowdhury, Mark A Tschopp, Haley R </w:t>
      </w:r>
      <w:proofErr w:type="spellStart"/>
      <w:r w:rsidRPr="00152E36">
        <w:t>Doude</w:t>
      </w:r>
      <w:proofErr w:type="spellEnd"/>
      <w:r w:rsidRPr="00152E36">
        <w:t xml:space="preserve">, Bian L. In-situ monitoring of melt pool images for porosity prediction in directed energy deposition processes. IISE Transactions. 2019;51(5):437–55. </w:t>
      </w:r>
    </w:p>
    <w:p w14:paraId="6F124E0E" w14:textId="77777777" w:rsidR="00152E36" w:rsidRPr="00152E36" w:rsidRDefault="00152E36" w:rsidP="00152E36">
      <w:pPr>
        <w:pStyle w:val="Bibliography"/>
      </w:pPr>
      <w:r w:rsidRPr="00152E36">
        <w:t>5.</w:t>
      </w:r>
      <w:r w:rsidRPr="00152E36">
        <w:tab/>
        <w:t xml:space="preserve">Gorelik M. Additive manufacturing in the context of structural integrity. International Journal of Fatigue. </w:t>
      </w:r>
      <w:proofErr w:type="gramStart"/>
      <w:r w:rsidRPr="00152E36">
        <w:t>2017;94:168</w:t>
      </w:r>
      <w:proofErr w:type="gramEnd"/>
      <w:r w:rsidRPr="00152E36">
        <w:t xml:space="preserve">–77. </w:t>
      </w:r>
    </w:p>
    <w:p w14:paraId="2C495B0F" w14:textId="77777777" w:rsidR="00152E36" w:rsidRPr="00152E36" w:rsidRDefault="00152E36" w:rsidP="00152E36">
      <w:pPr>
        <w:pStyle w:val="Bibliography"/>
      </w:pPr>
      <w:r w:rsidRPr="00152E36">
        <w:t>6.</w:t>
      </w:r>
      <w:r w:rsidRPr="00152E36">
        <w:tab/>
        <w:t xml:space="preserve">Brennan MC, </w:t>
      </w:r>
      <w:proofErr w:type="spellStart"/>
      <w:r w:rsidRPr="00152E36">
        <w:t>Keist</w:t>
      </w:r>
      <w:proofErr w:type="spellEnd"/>
      <w:r w:rsidRPr="00152E36">
        <w:t xml:space="preserve"> JS, Palmer TA. Defects in Metal Additive Manufacturing Processes. Journal of Materials Engineering and Performance. 2021 Jul 1;30(7):4808–18. </w:t>
      </w:r>
    </w:p>
    <w:p w14:paraId="15371E8D" w14:textId="77777777" w:rsidR="00152E36" w:rsidRPr="00152E36" w:rsidRDefault="00152E36" w:rsidP="00152E36">
      <w:pPr>
        <w:pStyle w:val="Bibliography"/>
      </w:pPr>
      <w:r w:rsidRPr="00152E36">
        <w:t>7.</w:t>
      </w:r>
      <w:r w:rsidRPr="00152E36">
        <w:tab/>
        <w:t xml:space="preserve">Lorena G, Robinson G, Stefania P, Pasquale C, Fabiano B, Franco M. Automatic Microstructural Classification with Convolutional Neural Network. In: Botto-Tobar M, Barba-Maggi L, González-Huerta J, </w:t>
      </w:r>
      <w:proofErr w:type="spellStart"/>
      <w:r w:rsidRPr="00152E36">
        <w:t>Villacrés</w:t>
      </w:r>
      <w:proofErr w:type="spellEnd"/>
      <w:r w:rsidRPr="00152E36">
        <w:t xml:space="preserve">-Cevallos P, S. Gómez O, </w:t>
      </w:r>
      <w:proofErr w:type="spellStart"/>
      <w:r w:rsidRPr="00152E36">
        <w:t>Uvidia</w:t>
      </w:r>
      <w:proofErr w:type="spellEnd"/>
      <w:r w:rsidRPr="00152E36">
        <w:t xml:space="preserve">-Fassler MI, editors. Information and Communication Technologies of Ecuador (TICEC). Cham: Springer International Publishing; 2019. p. 170–81. </w:t>
      </w:r>
    </w:p>
    <w:p w14:paraId="7E9BC15D" w14:textId="77777777" w:rsidR="00152E36" w:rsidRPr="00152E36" w:rsidRDefault="00152E36" w:rsidP="00152E36">
      <w:pPr>
        <w:pStyle w:val="Bibliography"/>
      </w:pPr>
      <w:r w:rsidRPr="00152E36">
        <w:t>8.</w:t>
      </w:r>
      <w:r w:rsidRPr="00152E36">
        <w:tab/>
        <w:t xml:space="preserve">Lantz B. Machine Learning with R [Internet]. 1st Edition. Birmingham, UNITED KINGDOM: </w:t>
      </w:r>
      <w:proofErr w:type="spellStart"/>
      <w:r w:rsidRPr="00152E36">
        <w:t>Packt</w:t>
      </w:r>
      <w:proofErr w:type="spellEnd"/>
      <w:r w:rsidRPr="00152E36">
        <w:t xml:space="preserve"> Publishing, Limited; 2013. Available from: http://ebookcentral.proquest.com/lib/sheffield/detail.action?docID=1343653</w:t>
      </w:r>
    </w:p>
    <w:p w14:paraId="38560B31" w14:textId="77777777" w:rsidR="00152E36" w:rsidRPr="00152E36" w:rsidRDefault="00152E36" w:rsidP="00152E36">
      <w:pPr>
        <w:pStyle w:val="Bibliography"/>
      </w:pPr>
      <w:r w:rsidRPr="00152E36">
        <w:t>9.</w:t>
      </w:r>
      <w:r w:rsidRPr="00152E36">
        <w:tab/>
      </w:r>
      <w:proofErr w:type="spellStart"/>
      <w:r w:rsidRPr="00152E36">
        <w:t>Alpaydin</w:t>
      </w:r>
      <w:proofErr w:type="spellEnd"/>
      <w:r w:rsidRPr="00152E36">
        <w:t xml:space="preserve"> E. Introduction to machine learning. Third edition. Cambridge, Massachusetts: MIT Press; 2014. (Adaptive computation and machine learning). </w:t>
      </w:r>
    </w:p>
    <w:p w14:paraId="57F81AC2" w14:textId="77777777" w:rsidR="00152E36" w:rsidRPr="00152E36" w:rsidRDefault="00152E36" w:rsidP="00152E36">
      <w:pPr>
        <w:pStyle w:val="Bibliography"/>
      </w:pPr>
      <w:r w:rsidRPr="00152E36">
        <w:t>10.</w:t>
      </w:r>
      <w:r w:rsidRPr="00152E36">
        <w:tab/>
        <w:t xml:space="preserve">Snell R, </w:t>
      </w:r>
      <w:proofErr w:type="spellStart"/>
      <w:r w:rsidRPr="00152E36">
        <w:t>Tammas</w:t>
      </w:r>
      <w:proofErr w:type="spellEnd"/>
      <w:r w:rsidRPr="00152E36">
        <w:t xml:space="preserve">-Williams S, </w:t>
      </w:r>
      <w:proofErr w:type="spellStart"/>
      <w:r w:rsidRPr="00152E36">
        <w:t>Chechik</w:t>
      </w:r>
      <w:proofErr w:type="spellEnd"/>
      <w:r w:rsidRPr="00152E36">
        <w:t xml:space="preserve"> L, Lyle A, Hernández-Nava E, </w:t>
      </w:r>
      <w:proofErr w:type="spellStart"/>
      <w:r w:rsidRPr="00152E36">
        <w:t>Boig</w:t>
      </w:r>
      <w:proofErr w:type="spellEnd"/>
      <w:r w:rsidRPr="00152E36">
        <w:t xml:space="preserve"> C, et al. Methods for Rapid Pore Classification in Metal Additive Manufacturing. JOM. 2020 Jan 1;72(1):101–9. </w:t>
      </w:r>
    </w:p>
    <w:p w14:paraId="64277B03" w14:textId="77777777" w:rsidR="00152E36" w:rsidRPr="00152E36" w:rsidRDefault="00152E36" w:rsidP="00152E36">
      <w:pPr>
        <w:pStyle w:val="Bibliography"/>
      </w:pPr>
      <w:r w:rsidRPr="00152E36">
        <w:t>11.</w:t>
      </w:r>
      <w:r w:rsidRPr="00152E36">
        <w:tab/>
        <w:t xml:space="preserve">Scime L, Beuth J. Anomaly detection and classification in a laser powder bed additive manufacturing process using a trained computer vision algorithm. Additive Manufacturing. </w:t>
      </w:r>
      <w:proofErr w:type="gramStart"/>
      <w:r w:rsidRPr="00152E36">
        <w:t>2018;19:114</w:t>
      </w:r>
      <w:proofErr w:type="gramEnd"/>
      <w:r w:rsidRPr="00152E36">
        <w:t xml:space="preserve">–26. </w:t>
      </w:r>
    </w:p>
    <w:p w14:paraId="59A70991" w14:textId="77777777" w:rsidR="00152E36" w:rsidRPr="00152E36" w:rsidRDefault="00152E36" w:rsidP="00152E36">
      <w:pPr>
        <w:pStyle w:val="Bibliography"/>
      </w:pPr>
      <w:r w:rsidRPr="00152E36">
        <w:t>12.</w:t>
      </w:r>
      <w:r w:rsidRPr="00152E36">
        <w:tab/>
      </w:r>
      <w:proofErr w:type="spellStart"/>
      <w:r w:rsidRPr="00152E36">
        <w:t>Nalajam</w:t>
      </w:r>
      <w:proofErr w:type="spellEnd"/>
      <w:r w:rsidRPr="00152E36">
        <w:t xml:space="preserve"> PK, V R. Microstructural porosity segmentation using machine learning techniques in wire-based direct energy deposition of AA6061. Micron. </w:t>
      </w:r>
      <w:proofErr w:type="gramStart"/>
      <w:r w:rsidRPr="00152E36">
        <w:t>2021;151:103161</w:t>
      </w:r>
      <w:proofErr w:type="gramEnd"/>
      <w:r w:rsidRPr="00152E36">
        <w:t xml:space="preserve">. </w:t>
      </w:r>
    </w:p>
    <w:p w14:paraId="7826D398" w14:textId="77777777" w:rsidR="00152E36" w:rsidRPr="00152E36" w:rsidRDefault="00152E36" w:rsidP="00152E36">
      <w:pPr>
        <w:pStyle w:val="Bibliography"/>
      </w:pPr>
      <w:r w:rsidRPr="00152E36">
        <w:t>13.</w:t>
      </w:r>
      <w:r w:rsidRPr="00152E36">
        <w:tab/>
        <w:t xml:space="preserve">Ketkar N. Deep learning with </w:t>
      </w:r>
      <w:proofErr w:type="gramStart"/>
      <w:r w:rsidRPr="00152E36">
        <w:t>Python :</w:t>
      </w:r>
      <w:proofErr w:type="gramEnd"/>
      <w:r w:rsidRPr="00152E36">
        <w:t xml:space="preserve"> a hands-on introduction. 1st ed. 2017. Place of publication not identified]: </w:t>
      </w:r>
      <w:proofErr w:type="spellStart"/>
      <w:r w:rsidRPr="00152E36">
        <w:t>Apress</w:t>
      </w:r>
      <w:proofErr w:type="spellEnd"/>
      <w:r w:rsidRPr="00152E36">
        <w:t xml:space="preserve">; 2017. </w:t>
      </w:r>
    </w:p>
    <w:p w14:paraId="049058D8" w14:textId="77777777" w:rsidR="00152E36" w:rsidRPr="00152E36" w:rsidRDefault="00152E36" w:rsidP="00152E36">
      <w:pPr>
        <w:pStyle w:val="Bibliography"/>
      </w:pPr>
      <w:r w:rsidRPr="00152E36">
        <w:t>14.</w:t>
      </w:r>
      <w:r w:rsidRPr="00152E36">
        <w:tab/>
        <w:t xml:space="preserve">LeCun Y, Bengio Y, Hinton G. Deep learning. Nature. 2015 May 1;521(7553):436–44. </w:t>
      </w:r>
    </w:p>
    <w:p w14:paraId="30AD1C3A" w14:textId="77777777" w:rsidR="00152E36" w:rsidRPr="00152E36" w:rsidRDefault="00152E36" w:rsidP="00152E36">
      <w:pPr>
        <w:pStyle w:val="Bibliography"/>
      </w:pPr>
      <w:r w:rsidRPr="00152E36">
        <w:t>15.</w:t>
      </w:r>
      <w:r w:rsidRPr="00152E36">
        <w:tab/>
        <w:t xml:space="preserve">Chowdhury A, Kautz E, Yener B, Lewis D. Image driven machine learning methods for microstructure recognition. Computational Materials Science. </w:t>
      </w:r>
      <w:proofErr w:type="gramStart"/>
      <w:r w:rsidRPr="00152E36">
        <w:t>2016;123:176</w:t>
      </w:r>
      <w:proofErr w:type="gramEnd"/>
      <w:r w:rsidRPr="00152E36">
        <w:t xml:space="preserve">–87. </w:t>
      </w:r>
    </w:p>
    <w:p w14:paraId="7C20BB07" w14:textId="77777777" w:rsidR="00152E36" w:rsidRPr="00152E36" w:rsidRDefault="00152E36" w:rsidP="00152E36">
      <w:pPr>
        <w:pStyle w:val="Bibliography"/>
      </w:pPr>
      <w:r w:rsidRPr="00152E36">
        <w:t>16.</w:t>
      </w:r>
      <w:r w:rsidRPr="00152E36">
        <w:tab/>
        <w:t xml:space="preserve">Durmaz AR, Müller M, Lei B, Thomas A, Britz D, Holm EA, et al. A deep learning approach for complex microstructure inference. Nature Communications. 2021 Nov 1;12(1):6272. </w:t>
      </w:r>
    </w:p>
    <w:p w14:paraId="0EB3F335" w14:textId="77777777" w:rsidR="00152E36" w:rsidRPr="00152E36" w:rsidRDefault="00152E36" w:rsidP="00152E36">
      <w:pPr>
        <w:pStyle w:val="Bibliography"/>
      </w:pPr>
      <w:r w:rsidRPr="00152E36">
        <w:t>17.</w:t>
      </w:r>
      <w:r w:rsidRPr="00152E36">
        <w:tab/>
        <w:t xml:space="preserve">Tan RK, Zhang NL, Ye W. A deep learning–based method for the design of microstructural materials. Structural and Multidisciplinary Optimization. 2020 Apr 1;61(4):1417–38. </w:t>
      </w:r>
    </w:p>
    <w:p w14:paraId="2885EEE1" w14:textId="77777777" w:rsidR="00152E36" w:rsidRPr="00152E36" w:rsidRDefault="00152E36" w:rsidP="00152E36">
      <w:pPr>
        <w:pStyle w:val="Bibliography"/>
      </w:pPr>
      <w:r w:rsidRPr="00152E36">
        <w:t>18.</w:t>
      </w:r>
      <w:r w:rsidRPr="00152E36">
        <w:tab/>
      </w:r>
      <w:proofErr w:type="spellStart"/>
      <w:r w:rsidRPr="00152E36">
        <w:t>Beniwal</w:t>
      </w:r>
      <w:proofErr w:type="spellEnd"/>
      <w:r w:rsidRPr="00152E36">
        <w:t xml:space="preserve"> A, Dadhich R, Alankar A. Deep learning based predictive </w:t>
      </w:r>
      <w:proofErr w:type="spellStart"/>
      <w:r w:rsidRPr="00152E36">
        <w:t>modeling</w:t>
      </w:r>
      <w:proofErr w:type="spellEnd"/>
      <w:r w:rsidRPr="00152E36">
        <w:t xml:space="preserve"> for structure-property linkages. </w:t>
      </w:r>
      <w:proofErr w:type="spellStart"/>
      <w:r w:rsidRPr="00152E36">
        <w:t>Materialia</w:t>
      </w:r>
      <w:proofErr w:type="spellEnd"/>
      <w:r w:rsidRPr="00152E36">
        <w:t xml:space="preserve">. </w:t>
      </w:r>
      <w:proofErr w:type="gramStart"/>
      <w:r w:rsidRPr="00152E36">
        <w:t>2019;8:100435</w:t>
      </w:r>
      <w:proofErr w:type="gramEnd"/>
      <w:r w:rsidRPr="00152E36">
        <w:t xml:space="preserve">. </w:t>
      </w:r>
    </w:p>
    <w:p w14:paraId="3529F12D" w14:textId="77777777" w:rsidR="00152E36" w:rsidRPr="00152E36" w:rsidRDefault="00152E36" w:rsidP="00152E36">
      <w:pPr>
        <w:pStyle w:val="Bibliography"/>
      </w:pPr>
      <w:r w:rsidRPr="00152E36">
        <w:t>19.</w:t>
      </w:r>
      <w:r w:rsidRPr="00152E36">
        <w:tab/>
        <w:t xml:space="preserve">Holm EA, Cohn R, Gao N, Kitahara AR, Matson TP, Lei B, et al. Overview: Computer Vision and Machine Learning for Microstructural Characterization and Analysis. Metallurgical and Materials Transactions A. 2020 Dec 1;51(12):5985–99. </w:t>
      </w:r>
    </w:p>
    <w:p w14:paraId="2516111C" w14:textId="77777777" w:rsidR="00152E36" w:rsidRPr="00152E36" w:rsidRDefault="00152E36" w:rsidP="00152E36">
      <w:pPr>
        <w:pStyle w:val="Bibliography"/>
      </w:pPr>
      <w:r w:rsidRPr="00152E36">
        <w:t>20.</w:t>
      </w:r>
      <w:r w:rsidRPr="00152E36">
        <w:tab/>
        <w:t xml:space="preserve">Wang C, Tan XP, Tor SB, Lim CS. Machine learning in additive manufacturing: State-of-the-art and perspectives. Additive Manufacturing. </w:t>
      </w:r>
      <w:proofErr w:type="gramStart"/>
      <w:r w:rsidRPr="00152E36">
        <w:t>2020;36:101538</w:t>
      </w:r>
      <w:proofErr w:type="gramEnd"/>
      <w:r w:rsidRPr="00152E36">
        <w:t xml:space="preserve">. </w:t>
      </w:r>
    </w:p>
    <w:p w14:paraId="5A9B16C4" w14:textId="77777777" w:rsidR="00152E36" w:rsidRPr="00152E36" w:rsidRDefault="00152E36" w:rsidP="00152E36">
      <w:pPr>
        <w:pStyle w:val="Bibliography"/>
      </w:pPr>
      <w:r w:rsidRPr="00152E36">
        <w:t>21.</w:t>
      </w:r>
      <w:r w:rsidRPr="00152E36">
        <w:tab/>
        <w:t xml:space="preserve">Aziz U, Bradshaw A, Lim J, Thomas M. Classification of defects in additively manufactured nickel alloys using supervised machine learning. Materials Science and Technology. 2023;39(16):2464–8. </w:t>
      </w:r>
    </w:p>
    <w:p w14:paraId="0AC554DE" w14:textId="77777777" w:rsidR="00152E36" w:rsidRPr="00152E36" w:rsidRDefault="00152E36" w:rsidP="00152E36">
      <w:pPr>
        <w:pStyle w:val="Bibliography"/>
      </w:pPr>
      <w:r w:rsidRPr="00152E36">
        <w:t>22.</w:t>
      </w:r>
      <w:r w:rsidRPr="00152E36">
        <w:tab/>
        <w:t>Liu C. Selective laser melting of nickel superalloys for aerospace applications: defect analysis and material property optimisation [Internet] [PhD Thesis]. [Sheffield, United Kingdom]: The University of Sheffield; 2021. Available from: https://etheses.whiterose.ac.uk/30067/</w:t>
      </w:r>
    </w:p>
    <w:p w14:paraId="4F557F32" w14:textId="77777777" w:rsidR="00152E36" w:rsidRPr="00152E36" w:rsidRDefault="00152E36" w:rsidP="00152E36">
      <w:pPr>
        <w:pStyle w:val="Bibliography"/>
      </w:pPr>
      <w:r w:rsidRPr="00152E36">
        <w:t>23.</w:t>
      </w:r>
      <w:r w:rsidRPr="00152E36">
        <w:tab/>
        <w:t xml:space="preserve">Wang Q, Yuan Y. High quality image resizing. Neurocomputing. </w:t>
      </w:r>
      <w:proofErr w:type="gramStart"/>
      <w:r w:rsidRPr="00152E36">
        <w:t>2014;131:348</w:t>
      </w:r>
      <w:proofErr w:type="gramEnd"/>
      <w:r w:rsidRPr="00152E36">
        <w:t xml:space="preserve">–56. </w:t>
      </w:r>
    </w:p>
    <w:p w14:paraId="1DFD83FF" w14:textId="77777777" w:rsidR="00152E36" w:rsidRPr="00152E36" w:rsidRDefault="00152E36" w:rsidP="00152E36">
      <w:pPr>
        <w:pStyle w:val="Bibliography"/>
      </w:pPr>
      <w:r w:rsidRPr="00152E36">
        <w:t>24.</w:t>
      </w:r>
      <w:r w:rsidRPr="00152E36">
        <w:tab/>
        <w:t xml:space="preserve">Srivastava N, Hinton G, </w:t>
      </w:r>
      <w:proofErr w:type="spellStart"/>
      <w:r w:rsidRPr="00152E36">
        <w:t>Krizhevsky</w:t>
      </w:r>
      <w:proofErr w:type="spellEnd"/>
      <w:r w:rsidRPr="00152E36">
        <w:t xml:space="preserve"> A, </w:t>
      </w:r>
      <w:proofErr w:type="spellStart"/>
      <w:r w:rsidRPr="00152E36">
        <w:t>Sutskever</w:t>
      </w:r>
      <w:proofErr w:type="spellEnd"/>
      <w:r w:rsidRPr="00152E36">
        <w:t xml:space="preserve"> I, </w:t>
      </w:r>
      <w:proofErr w:type="spellStart"/>
      <w:r w:rsidRPr="00152E36">
        <w:t>Salakhutdinov</w:t>
      </w:r>
      <w:proofErr w:type="spellEnd"/>
      <w:r w:rsidRPr="00152E36">
        <w:t xml:space="preserve"> R. Dropout: a simple way to prevent neural networks from overfitting. The journal of machine learning research. 2014;15(1):1929–58. </w:t>
      </w:r>
    </w:p>
    <w:p w14:paraId="21BD9785" w14:textId="77777777" w:rsidR="00152E36" w:rsidRPr="00152E36" w:rsidRDefault="00152E36" w:rsidP="00152E36">
      <w:pPr>
        <w:pStyle w:val="Bibliography"/>
      </w:pPr>
      <w:r w:rsidRPr="00152E36">
        <w:t>25.</w:t>
      </w:r>
      <w:r w:rsidRPr="00152E36">
        <w:tab/>
        <w:t xml:space="preserve">Sietsma J, Dow RJF. Creating artificial neural networks that generalize. Neural Networks. 1991;4(1):67–79. </w:t>
      </w:r>
    </w:p>
    <w:p w14:paraId="016A808B" w14:textId="77777777" w:rsidR="00152E36" w:rsidRPr="00152E36" w:rsidRDefault="00152E36" w:rsidP="00152E36">
      <w:pPr>
        <w:pStyle w:val="Bibliography"/>
      </w:pPr>
      <w:r w:rsidRPr="00152E36">
        <w:t>26.</w:t>
      </w:r>
      <w:r w:rsidRPr="00152E36">
        <w:tab/>
        <w:t xml:space="preserve">Yang L, Shami A. On hyperparameter optimization of machine learning algorithms: Theory and practice. Neurocomputing. </w:t>
      </w:r>
      <w:proofErr w:type="gramStart"/>
      <w:r w:rsidRPr="00152E36">
        <w:t>2020;415:295</w:t>
      </w:r>
      <w:proofErr w:type="gramEnd"/>
      <w:r w:rsidRPr="00152E36">
        <w:t xml:space="preserve">–316. </w:t>
      </w:r>
    </w:p>
    <w:p w14:paraId="6DD202F3" w14:textId="77777777" w:rsidR="00152E36" w:rsidRPr="00152E36" w:rsidRDefault="00152E36" w:rsidP="00152E36">
      <w:pPr>
        <w:pStyle w:val="Bibliography"/>
      </w:pPr>
      <w:r w:rsidRPr="00152E36">
        <w:t>27.</w:t>
      </w:r>
      <w:r w:rsidRPr="00152E36">
        <w:tab/>
        <w:t xml:space="preserve">Feurer M, Hutter F. Hyperparameter Optimization. In: Hutter F, </w:t>
      </w:r>
      <w:proofErr w:type="spellStart"/>
      <w:r w:rsidRPr="00152E36">
        <w:t>Kotthoff</w:t>
      </w:r>
      <w:proofErr w:type="spellEnd"/>
      <w:r w:rsidRPr="00152E36">
        <w:t xml:space="preserve"> L, </w:t>
      </w:r>
      <w:proofErr w:type="spellStart"/>
      <w:r w:rsidRPr="00152E36">
        <w:t>Vanschoren</w:t>
      </w:r>
      <w:proofErr w:type="spellEnd"/>
      <w:r w:rsidRPr="00152E36">
        <w:t xml:space="preserve"> J, editors. Automated Machine Learning: Methods, Systems, Challenges [Internet]. Cham: Springer International Publishing; 2019. p. 3–33. Available from: https://doi.org/10.1007/978-3-030-05318-5_1</w:t>
      </w:r>
    </w:p>
    <w:p w14:paraId="2CC815CC" w14:textId="77777777" w:rsidR="00152E36" w:rsidRPr="00152E36" w:rsidRDefault="00152E36" w:rsidP="00152E36">
      <w:pPr>
        <w:pStyle w:val="Bibliography"/>
      </w:pPr>
      <w:r w:rsidRPr="00152E36">
        <w:t>28.</w:t>
      </w:r>
      <w:r w:rsidRPr="00152E36">
        <w:tab/>
        <w:t xml:space="preserve">Diaz GI, </w:t>
      </w:r>
      <w:proofErr w:type="spellStart"/>
      <w:r w:rsidRPr="00152E36">
        <w:t>Fokoue-Nkoutche</w:t>
      </w:r>
      <w:proofErr w:type="spellEnd"/>
      <w:r w:rsidRPr="00152E36">
        <w:t xml:space="preserve"> A, </w:t>
      </w:r>
      <w:proofErr w:type="spellStart"/>
      <w:r w:rsidRPr="00152E36">
        <w:t>Nannicini</w:t>
      </w:r>
      <w:proofErr w:type="spellEnd"/>
      <w:r w:rsidRPr="00152E36">
        <w:t xml:space="preserve"> G, </w:t>
      </w:r>
      <w:proofErr w:type="spellStart"/>
      <w:r w:rsidRPr="00152E36">
        <w:t>Samulowitz</w:t>
      </w:r>
      <w:proofErr w:type="spellEnd"/>
      <w:r w:rsidRPr="00152E36">
        <w:t xml:space="preserve"> H. An effective algorithm for hyperparameter optimization of neural networks. IBM Journal of Research and Development. 2017;61(4/5</w:t>
      </w:r>
      <w:proofErr w:type="gramStart"/>
      <w:r w:rsidRPr="00152E36">
        <w:t>):9:1</w:t>
      </w:r>
      <w:proofErr w:type="gramEnd"/>
      <w:r w:rsidRPr="00152E36">
        <w:t xml:space="preserve">-9:11. </w:t>
      </w:r>
    </w:p>
    <w:p w14:paraId="12F8F952" w14:textId="77777777" w:rsidR="00152E36" w:rsidRPr="00152E36" w:rsidRDefault="00152E36" w:rsidP="00152E36">
      <w:pPr>
        <w:pStyle w:val="Bibliography"/>
      </w:pPr>
      <w:r w:rsidRPr="00152E36">
        <w:t>29.</w:t>
      </w:r>
      <w:r w:rsidRPr="00152E36">
        <w:tab/>
      </w:r>
      <w:proofErr w:type="spellStart"/>
      <w:r w:rsidRPr="00152E36">
        <w:t>Raiaan</w:t>
      </w:r>
      <w:proofErr w:type="spellEnd"/>
      <w:r w:rsidRPr="00152E36">
        <w:t xml:space="preserve"> MAK, Sakib S, Fahad NM, Mamun AA, Rahman MA, </w:t>
      </w:r>
      <w:proofErr w:type="spellStart"/>
      <w:r w:rsidRPr="00152E36">
        <w:t>Shatabda</w:t>
      </w:r>
      <w:proofErr w:type="spellEnd"/>
      <w:r w:rsidRPr="00152E36">
        <w:t xml:space="preserve"> S, et al. A systematic review of hyperparameter optimization techniques in Convolutional Neural Networks. Decision Analytics Journal. </w:t>
      </w:r>
      <w:proofErr w:type="gramStart"/>
      <w:r w:rsidRPr="00152E36">
        <w:t>2024;11:100470</w:t>
      </w:r>
      <w:proofErr w:type="gramEnd"/>
      <w:r w:rsidRPr="00152E36">
        <w:t xml:space="preserve">. </w:t>
      </w:r>
    </w:p>
    <w:p w14:paraId="748179D4" w14:textId="77777777" w:rsidR="00152E36" w:rsidRPr="00152E36" w:rsidRDefault="00152E36" w:rsidP="00152E36">
      <w:pPr>
        <w:pStyle w:val="Bibliography"/>
      </w:pPr>
      <w:r w:rsidRPr="00152E36">
        <w:t>30.</w:t>
      </w:r>
      <w:r w:rsidRPr="00152E36">
        <w:tab/>
        <w:t xml:space="preserve">Antal-Vaida C. Basic Hyperparameters Tuning Methods for Classification Algorithms. Informatica </w:t>
      </w:r>
      <w:proofErr w:type="spellStart"/>
      <w:r w:rsidRPr="00152E36">
        <w:t>Economica</w:t>
      </w:r>
      <w:proofErr w:type="spellEnd"/>
      <w:r w:rsidRPr="00152E36">
        <w:t xml:space="preserve">. 2021;25(2). </w:t>
      </w:r>
    </w:p>
    <w:p w14:paraId="262BBF51" w14:textId="77777777" w:rsidR="00152E36" w:rsidRPr="00152E36" w:rsidRDefault="00152E36" w:rsidP="00152E36">
      <w:pPr>
        <w:pStyle w:val="Bibliography"/>
      </w:pPr>
      <w:r w:rsidRPr="00152E36">
        <w:t>31.</w:t>
      </w:r>
      <w:r w:rsidRPr="00152E36">
        <w:tab/>
      </w:r>
      <w:proofErr w:type="spellStart"/>
      <w:r w:rsidRPr="00152E36">
        <w:t>Ungredda</w:t>
      </w:r>
      <w:proofErr w:type="spellEnd"/>
      <w:r w:rsidRPr="00152E36">
        <w:t xml:space="preserve"> J, </w:t>
      </w:r>
      <w:proofErr w:type="spellStart"/>
      <w:r w:rsidRPr="00152E36">
        <w:t>Branke</w:t>
      </w:r>
      <w:proofErr w:type="spellEnd"/>
      <w:r w:rsidRPr="00152E36">
        <w:t xml:space="preserve"> J. Bayesian Optimisation for Constrained Problems. ACM Trans Model </w:t>
      </w:r>
      <w:proofErr w:type="spellStart"/>
      <w:r w:rsidRPr="00152E36">
        <w:t>Comput</w:t>
      </w:r>
      <w:proofErr w:type="spellEnd"/>
      <w:r w:rsidRPr="00152E36">
        <w:t xml:space="preserve"> Simul [Internet]. 2024 Apr;34(2). Available from: https://doi.org/10.1145/3641544</w:t>
      </w:r>
    </w:p>
    <w:p w14:paraId="77573F4B" w14:textId="77777777" w:rsidR="00152E36" w:rsidRPr="00152E36" w:rsidRDefault="00152E36" w:rsidP="00152E36">
      <w:pPr>
        <w:pStyle w:val="Bibliography"/>
      </w:pPr>
      <w:r w:rsidRPr="00152E36">
        <w:t>32.</w:t>
      </w:r>
      <w:r w:rsidRPr="00152E36">
        <w:tab/>
        <w:t xml:space="preserve">Kandasamy K, Neiswanger W, Schneider J, </w:t>
      </w:r>
      <w:proofErr w:type="spellStart"/>
      <w:r w:rsidRPr="00152E36">
        <w:t>Póczos</w:t>
      </w:r>
      <w:proofErr w:type="spellEnd"/>
      <w:r w:rsidRPr="00152E36">
        <w:t xml:space="preserve"> B, Xing EP. Neural architecture search with Bayesian optimisation and optimal transport. In: Proceedings of the 32nd International Conference on Neural Information Processing Systems. Red Hook, NY, USA: Curran Associates Inc.; 2018. p. 2020–9. (NIPS’18). </w:t>
      </w:r>
    </w:p>
    <w:p w14:paraId="69241B47" w14:textId="77777777" w:rsidR="00152E36" w:rsidRPr="00152E36" w:rsidRDefault="00152E36" w:rsidP="00152E36">
      <w:pPr>
        <w:pStyle w:val="Bibliography"/>
      </w:pPr>
      <w:r w:rsidRPr="00152E36">
        <w:t>33.</w:t>
      </w:r>
      <w:r w:rsidRPr="00152E36">
        <w:tab/>
        <w:t xml:space="preserve">Wen H, Huang C, Guo SM. The Application of Convolutional Neural Networks (CNNs) to Recognize Defects in 3D-Printed Parts. Materials. 2021 </w:t>
      </w:r>
      <w:proofErr w:type="gramStart"/>
      <w:r w:rsidRPr="00152E36">
        <w:t>May;14:2575</w:t>
      </w:r>
      <w:proofErr w:type="gramEnd"/>
      <w:r w:rsidRPr="00152E36">
        <w:t xml:space="preserve">. </w:t>
      </w:r>
    </w:p>
    <w:p w14:paraId="29375686" w14:textId="77777777" w:rsidR="00152E36" w:rsidRPr="00152E36" w:rsidRDefault="00152E36" w:rsidP="00152E36">
      <w:pPr>
        <w:pStyle w:val="Bibliography"/>
      </w:pPr>
      <w:r w:rsidRPr="00152E36">
        <w:t>34.</w:t>
      </w:r>
      <w:r w:rsidRPr="00152E36">
        <w:tab/>
        <w:t xml:space="preserve">Buda M, Maki A, Mazurowski MA. A systematic study of the class imbalance problem in convolutional neural networks. Neural Networks. </w:t>
      </w:r>
      <w:proofErr w:type="gramStart"/>
      <w:r w:rsidRPr="00152E36">
        <w:t>2018;106:249</w:t>
      </w:r>
      <w:proofErr w:type="gramEnd"/>
      <w:r w:rsidRPr="00152E36">
        <w:t xml:space="preserve">–59. </w:t>
      </w:r>
    </w:p>
    <w:p w14:paraId="4AFF2374" w14:textId="77777777" w:rsidR="00152E36" w:rsidRPr="00152E36" w:rsidRDefault="00152E36" w:rsidP="00152E36">
      <w:pPr>
        <w:pStyle w:val="Bibliography"/>
      </w:pPr>
      <w:r w:rsidRPr="00152E36">
        <w:t>35.</w:t>
      </w:r>
      <w:r w:rsidRPr="00152E36">
        <w:tab/>
        <w:t xml:space="preserve">He H, Garcia EA. Learning from Imbalanced Data. IEEE Transactions on Knowledge and Data Engineering. 2009;21(9):1263–84. </w:t>
      </w:r>
    </w:p>
    <w:p w14:paraId="38FFEBA3" w14:textId="77777777" w:rsidR="00152E36" w:rsidRPr="00152E36" w:rsidRDefault="00152E36" w:rsidP="00152E36">
      <w:pPr>
        <w:pStyle w:val="Bibliography"/>
      </w:pPr>
      <w:r w:rsidRPr="00152E36">
        <w:t>36.</w:t>
      </w:r>
      <w:r w:rsidRPr="00152E36">
        <w:tab/>
        <w:t xml:space="preserve">Skorski M, </w:t>
      </w:r>
      <w:proofErr w:type="spellStart"/>
      <w:r w:rsidRPr="00152E36">
        <w:t>Temperoni</w:t>
      </w:r>
      <w:proofErr w:type="spellEnd"/>
      <w:r w:rsidRPr="00152E36">
        <w:t xml:space="preserve"> A, Theobald M. Revisiting Weight Initialization of Deep Neural Networks. In: Balasubramanian VN, Tsang I, editors. Proceedings of </w:t>
      </w:r>
      <w:proofErr w:type="gramStart"/>
      <w:r w:rsidRPr="00152E36">
        <w:t>The</w:t>
      </w:r>
      <w:proofErr w:type="gramEnd"/>
      <w:r w:rsidRPr="00152E36">
        <w:t xml:space="preserve"> 13th Asian Conference on Machine Learning [Internet]. PMLR; 2021. p. 1192–207. (Proceedings of Machine Learning Research; vol. 157). Available from: https://proceedings.mlr.press/v157/skorski21a.html</w:t>
      </w:r>
    </w:p>
    <w:p w14:paraId="4CFFA587" w14:textId="77777777" w:rsidR="00152E36" w:rsidRPr="00152E36" w:rsidRDefault="00152E36" w:rsidP="00152E36">
      <w:pPr>
        <w:pStyle w:val="Bibliography"/>
      </w:pPr>
      <w:r w:rsidRPr="00152E36">
        <w:t>37.</w:t>
      </w:r>
      <w:r w:rsidRPr="00152E36">
        <w:tab/>
        <w:t xml:space="preserve">Nguyen TT, </w:t>
      </w:r>
      <w:proofErr w:type="spellStart"/>
      <w:r w:rsidRPr="00152E36">
        <w:t>Trahay</w:t>
      </w:r>
      <w:proofErr w:type="spellEnd"/>
      <w:r w:rsidRPr="00152E36">
        <w:t xml:space="preserve"> F, Domke J, Drozd A, Vatai E, Liao J, et al. Why Globally Re-shuffle? Revisiting Data Shuffling in Large Scale Deep Learning. In: 2022 IEEE International Parallel and Distributed Processing Symposium (IPDPS). 2022. p. 1085–96. </w:t>
      </w:r>
    </w:p>
    <w:p w14:paraId="067E19AB" w14:textId="77777777" w:rsidR="00152E36" w:rsidRPr="00152E36" w:rsidRDefault="00152E36" w:rsidP="00152E36">
      <w:pPr>
        <w:pStyle w:val="Bibliography"/>
      </w:pPr>
      <w:r w:rsidRPr="00152E36">
        <w:t>38.</w:t>
      </w:r>
      <w:r w:rsidRPr="00152E36">
        <w:tab/>
        <w:t xml:space="preserve">Taylor R, Ojha V, Martino I, Nicosia G. Sensitivity Analysis for Deep Learning: Ranking Hyper-parameter Influence. In: 2021 IEEE 33rd International Conference on Tools with Artificial Intelligence (ICTAI). 2021. p. 512–6. </w:t>
      </w:r>
    </w:p>
    <w:p w14:paraId="2EAB5EA2" w14:textId="77777777" w:rsidR="00152E36" w:rsidRPr="00152E36" w:rsidRDefault="00152E36" w:rsidP="00152E36">
      <w:pPr>
        <w:pStyle w:val="Bibliography"/>
      </w:pPr>
      <w:r w:rsidRPr="00152E36">
        <w:t>39.</w:t>
      </w:r>
      <w:r w:rsidRPr="00152E36">
        <w:tab/>
        <w:t xml:space="preserve">Taylor L, Nitschke G. Improving Deep Learning with Generic Data Augmentation. In: 2018 IEEE Symposium Series on Computational Intelligence (SSCI). 2018. p. 1542–7. </w:t>
      </w:r>
    </w:p>
    <w:p w14:paraId="7F5A3873" w14:textId="77777777" w:rsidR="00152E36" w:rsidRPr="00152E36" w:rsidRDefault="00152E36" w:rsidP="00152E36">
      <w:pPr>
        <w:pStyle w:val="Bibliography"/>
      </w:pPr>
      <w:r w:rsidRPr="00152E36">
        <w:t>40.</w:t>
      </w:r>
      <w:r w:rsidRPr="00152E36">
        <w:tab/>
        <w:t xml:space="preserve">Shorten C, </w:t>
      </w:r>
      <w:proofErr w:type="spellStart"/>
      <w:r w:rsidRPr="00152E36">
        <w:t>Khoshgoftaar</w:t>
      </w:r>
      <w:proofErr w:type="spellEnd"/>
      <w:r w:rsidRPr="00152E36">
        <w:t xml:space="preserve"> TM. A survey on Image Data Augmentation for Deep Learning. Journal of Big Data. 2019 Jul 6;6(1):60. </w:t>
      </w:r>
    </w:p>
    <w:p w14:paraId="43349E8B" w14:textId="77777777" w:rsidR="00152E36" w:rsidRPr="00152E36" w:rsidRDefault="00152E36" w:rsidP="00152E36">
      <w:pPr>
        <w:pStyle w:val="Bibliography"/>
      </w:pPr>
      <w:r w:rsidRPr="00152E36">
        <w:t>41.</w:t>
      </w:r>
      <w:r w:rsidRPr="00152E36">
        <w:tab/>
        <w:t xml:space="preserve">Matthews BW. Comparison of the predicted and observed secondary structure of T4 phage lysozyme. </w:t>
      </w:r>
      <w:proofErr w:type="spellStart"/>
      <w:r w:rsidRPr="00152E36">
        <w:t>Biochimica</w:t>
      </w:r>
      <w:proofErr w:type="spellEnd"/>
      <w:r w:rsidRPr="00152E36">
        <w:t xml:space="preserve"> et </w:t>
      </w:r>
      <w:proofErr w:type="spellStart"/>
      <w:r w:rsidRPr="00152E36">
        <w:t>Biophysica</w:t>
      </w:r>
      <w:proofErr w:type="spellEnd"/>
      <w:r w:rsidRPr="00152E36">
        <w:t xml:space="preserve"> Acta (BBA) - Protein Structure. 1975;405(2):442–51. </w:t>
      </w:r>
    </w:p>
    <w:p w14:paraId="54B3239F" w14:textId="77777777" w:rsidR="00152E36" w:rsidRPr="00152E36" w:rsidRDefault="00152E36" w:rsidP="00152E36">
      <w:pPr>
        <w:pStyle w:val="Bibliography"/>
      </w:pPr>
      <w:r w:rsidRPr="00152E36">
        <w:t>42.</w:t>
      </w:r>
      <w:r w:rsidRPr="00152E36">
        <w:tab/>
        <w:t xml:space="preserve">Baldi P, Brunak S, Chauvin Y, Andersen CAF, Nielsen H. Assessing the accuracy of prediction algorithms for classification: an overview. Bioinformatics. 2000 May;16(5):412–24. </w:t>
      </w:r>
    </w:p>
    <w:p w14:paraId="776A5E87" w14:textId="77777777" w:rsidR="00152E36" w:rsidRPr="00152E36" w:rsidRDefault="00152E36" w:rsidP="00152E36">
      <w:pPr>
        <w:pStyle w:val="Bibliography"/>
      </w:pPr>
      <w:r w:rsidRPr="00152E36">
        <w:t>43.</w:t>
      </w:r>
      <w:r w:rsidRPr="00152E36">
        <w:tab/>
      </w:r>
      <w:proofErr w:type="spellStart"/>
      <w:r w:rsidRPr="00152E36">
        <w:t>Gorodkin</w:t>
      </w:r>
      <w:proofErr w:type="spellEnd"/>
      <w:r w:rsidRPr="00152E36">
        <w:t xml:space="preserve"> J. Comparing two K-category assignments by a K-category correlation coefficient. Computational Biology and Chemistry. 2004;28(5):367–74. </w:t>
      </w:r>
    </w:p>
    <w:p w14:paraId="46B96418" w14:textId="77777777" w:rsidR="00152E36" w:rsidRPr="00152E36" w:rsidRDefault="00152E36" w:rsidP="00152E36">
      <w:pPr>
        <w:pStyle w:val="Bibliography"/>
      </w:pPr>
      <w:r w:rsidRPr="00152E36">
        <w:t>44.</w:t>
      </w:r>
      <w:r w:rsidRPr="00152E36">
        <w:tab/>
        <w:t xml:space="preserve">Chicco D, Jurman G. The advantages of the Matthews correlation coefficient (MCC) over F1 score and accuracy in binary classification evaluation. BMC Genomics. 2020 Jan 2;21(1):6. </w:t>
      </w:r>
    </w:p>
    <w:p w14:paraId="5141BAB8" w14:textId="77777777" w:rsidR="00152E36" w:rsidRPr="00152E36" w:rsidRDefault="00152E36" w:rsidP="00152E36">
      <w:pPr>
        <w:pStyle w:val="Bibliography"/>
      </w:pPr>
      <w:r w:rsidRPr="00152E36">
        <w:t>45.</w:t>
      </w:r>
      <w:r w:rsidRPr="00152E36">
        <w:tab/>
        <w:t xml:space="preserve">Chicco D, Jurman G. The Matthews correlation coefficient (MCC) should replace the ROC AUC as the standard metric for assessing binary classification. </w:t>
      </w:r>
      <w:proofErr w:type="spellStart"/>
      <w:r w:rsidRPr="00152E36">
        <w:t>BioData</w:t>
      </w:r>
      <w:proofErr w:type="spellEnd"/>
      <w:r w:rsidRPr="00152E36">
        <w:t xml:space="preserve"> Mining. 2023 Feb 17;16(1):4. </w:t>
      </w:r>
    </w:p>
    <w:p w14:paraId="61A5020E" w14:textId="77777777" w:rsidR="00152E36" w:rsidRPr="00152E36" w:rsidRDefault="00152E36" w:rsidP="00152E36">
      <w:pPr>
        <w:pStyle w:val="Bibliography"/>
      </w:pPr>
      <w:r w:rsidRPr="00152E36">
        <w:t>46.</w:t>
      </w:r>
      <w:r w:rsidRPr="00152E36">
        <w:tab/>
        <w:t xml:space="preserve">Chicco D, Warrens MJ, Jurman G. The Matthews Correlation Coefficient (MCC) is More Informative Than Cohen’s Kappa and Brier Score in Binary Classification Assessment. IEEE Access. </w:t>
      </w:r>
      <w:proofErr w:type="gramStart"/>
      <w:r w:rsidRPr="00152E36">
        <w:t>2021;9:78368</w:t>
      </w:r>
      <w:proofErr w:type="gramEnd"/>
      <w:r w:rsidRPr="00152E36">
        <w:t xml:space="preserve">–81. </w:t>
      </w:r>
    </w:p>
    <w:p w14:paraId="124CAB6E" w14:textId="77777777" w:rsidR="00152E36" w:rsidRPr="00152E36" w:rsidRDefault="00152E36" w:rsidP="00152E36">
      <w:pPr>
        <w:pStyle w:val="Bibliography"/>
      </w:pPr>
      <w:r w:rsidRPr="00152E36">
        <w:t>47.</w:t>
      </w:r>
      <w:r w:rsidRPr="00152E36">
        <w:tab/>
        <w:t xml:space="preserve">Jurman G, </w:t>
      </w:r>
      <w:proofErr w:type="spellStart"/>
      <w:r w:rsidRPr="00152E36">
        <w:t>Riccadonna</w:t>
      </w:r>
      <w:proofErr w:type="spellEnd"/>
      <w:r w:rsidRPr="00152E36">
        <w:t xml:space="preserve"> S, </w:t>
      </w:r>
      <w:proofErr w:type="spellStart"/>
      <w:r w:rsidRPr="00152E36">
        <w:t>Furlanello</w:t>
      </w:r>
      <w:proofErr w:type="spellEnd"/>
      <w:r w:rsidRPr="00152E36">
        <w:t xml:space="preserve"> C. A comparison of MCC and CEN error measures in multi-class prediction. </w:t>
      </w:r>
      <w:proofErr w:type="gramStart"/>
      <w:r w:rsidRPr="00152E36">
        <w:t>2012;</w:t>
      </w:r>
      <w:proofErr w:type="gramEnd"/>
      <w:r w:rsidRPr="00152E36">
        <w:t xml:space="preserve"> </w:t>
      </w:r>
    </w:p>
    <w:p w14:paraId="5FE6A065" w14:textId="58060624" w:rsidR="005B56DF" w:rsidRDefault="00524B9A" w:rsidP="00D64F44">
      <w:pPr>
        <w:rPr>
          <w:lang w:val="en-US"/>
        </w:rPr>
      </w:pPr>
      <w:r>
        <w:rPr>
          <w:b/>
          <w:bCs/>
        </w:rPr>
        <w:fldChar w:fldCharType="end"/>
      </w:r>
      <w:r w:rsidR="005B56DF">
        <w:t xml:space="preserve"> </w:t>
      </w:r>
    </w:p>
    <w:p w14:paraId="5AE399AB" w14:textId="3691AC2E" w:rsidR="009B39EF" w:rsidRPr="009B39EF" w:rsidRDefault="009B39EF" w:rsidP="0012073C"/>
    <w:sectPr w:rsidR="009B39EF" w:rsidRPr="009B39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FFDD7" w14:textId="77777777" w:rsidR="00DD5879" w:rsidRDefault="00DD5879" w:rsidP="00DD72CD">
      <w:pPr>
        <w:spacing w:after="0" w:line="240" w:lineRule="auto"/>
      </w:pPr>
      <w:r>
        <w:separator/>
      </w:r>
    </w:p>
  </w:endnote>
  <w:endnote w:type="continuationSeparator" w:id="0">
    <w:p w14:paraId="1EEE6721" w14:textId="77777777" w:rsidR="00DD5879" w:rsidRDefault="00DD5879" w:rsidP="00DD72CD">
      <w:pPr>
        <w:spacing w:after="0" w:line="240" w:lineRule="auto"/>
      </w:pPr>
      <w:r>
        <w:continuationSeparator/>
      </w:r>
    </w:p>
  </w:endnote>
  <w:endnote w:type="continuationNotice" w:id="1">
    <w:p w14:paraId="3364D539" w14:textId="77777777" w:rsidR="00DD5879" w:rsidRDefault="00DD58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686FD" w14:textId="77777777" w:rsidR="00DD5879" w:rsidRDefault="00DD5879" w:rsidP="00DD72CD">
      <w:pPr>
        <w:spacing w:after="0" w:line="240" w:lineRule="auto"/>
      </w:pPr>
      <w:r>
        <w:separator/>
      </w:r>
    </w:p>
  </w:footnote>
  <w:footnote w:type="continuationSeparator" w:id="0">
    <w:p w14:paraId="5AE19C25" w14:textId="77777777" w:rsidR="00DD5879" w:rsidRDefault="00DD5879" w:rsidP="00DD72CD">
      <w:pPr>
        <w:spacing w:after="0" w:line="240" w:lineRule="auto"/>
      </w:pPr>
      <w:r>
        <w:continuationSeparator/>
      </w:r>
    </w:p>
  </w:footnote>
  <w:footnote w:type="continuationNotice" w:id="1">
    <w:p w14:paraId="7BBA8153" w14:textId="77777777" w:rsidR="00DD5879" w:rsidRDefault="00DD58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5A085C"/>
    <w:multiLevelType w:val="hybridMultilevel"/>
    <w:tmpl w:val="33383742"/>
    <w:lvl w:ilvl="0" w:tplc="0A56C416">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63A863DA"/>
    <w:multiLevelType w:val="hybridMultilevel"/>
    <w:tmpl w:val="83062004"/>
    <w:lvl w:ilvl="0" w:tplc="7ED2BF2C">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378944468">
    <w:abstractNumId w:val="0"/>
  </w:num>
  <w:num w:numId="2" w16cid:durableId="4949973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eurig Thomas">
    <w15:presenceInfo w15:providerId="Windows Live" w15:userId="c6bf94e1c15c1a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3"/>
    <w:rsid w:val="000013EB"/>
    <w:rsid w:val="00001EBD"/>
    <w:rsid w:val="000041AF"/>
    <w:rsid w:val="0000420B"/>
    <w:rsid w:val="000046DA"/>
    <w:rsid w:val="000107C4"/>
    <w:rsid w:val="00017FA2"/>
    <w:rsid w:val="000211D1"/>
    <w:rsid w:val="00021E1D"/>
    <w:rsid w:val="00023AD4"/>
    <w:rsid w:val="000243ED"/>
    <w:rsid w:val="00025857"/>
    <w:rsid w:val="00025DED"/>
    <w:rsid w:val="0002646C"/>
    <w:rsid w:val="000355B5"/>
    <w:rsid w:val="00035DB0"/>
    <w:rsid w:val="000379F3"/>
    <w:rsid w:val="00040264"/>
    <w:rsid w:val="000419AA"/>
    <w:rsid w:val="000421CD"/>
    <w:rsid w:val="00042A06"/>
    <w:rsid w:val="0005072C"/>
    <w:rsid w:val="00054548"/>
    <w:rsid w:val="00054B95"/>
    <w:rsid w:val="00054C85"/>
    <w:rsid w:val="00056E3C"/>
    <w:rsid w:val="0006011A"/>
    <w:rsid w:val="00060A7F"/>
    <w:rsid w:val="00061662"/>
    <w:rsid w:val="00061FD1"/>
    <w:rsid w:val="00064B16"/>
    <w:rsid w:val="000664DA"/>
    <w:rsid w:val="00067D87"/>
    <w:rsid w:val="000714AD"/>
    <w:rsid w:val="000721C3"/>
    <w:rsid w:val="000762A7"/>
    <w:rsid w:val="000767EF"/>
    <w:rsid w:val="00077AA2"/>
    <w:rsid w:val="00080E39"/>
    <w:rsid w:val="00081D24"/>
    <w:rsid w:val="00084DE0"/>
    <w:rsid w:val="00085A60"/>
    <w:rsid w:val="00090A76"/>
    <w:rsid w:val="00090BEA"/>
    <w:rsid w:val="0009309F"/>
    <w:rsid w:val="00093194"/>
    <w:rsid w:val="00095074"/>
    <w:rsid w:val="00096A07"/>
    <w:rsid w:val="00096B12"/>
    <w:rsid w:val="00096C63"/>
    <w:rsid w:val="000979B8"/>
    <w:rsid w:val="000A0789"/>
    <w:rsid w:val="000A3593"/>
    <w:rsid w:val="000A43AB"/>
    <w:rsid w:val="000A71C1"/>
    <w:rsid w:val="000A7EDB"/>
    <w:rsid w:val="000B0217"/>
    <w:rsid w:val="000B15C6"/>
    <w:rsid w:val="000B2096"/>
    <w:rsid w:val="000B281B"/>
    <w:rsid w:val="000B3F72"/>
    <w:rsid w:val="000B6015"/>
    <w:rsid w:val="000C0257"/>
    <w:rsid w:val="000C5049"/>
    <w:rsid w:val="000C56CD"/>
    <w:rsid w:val="000C592B"/>
    <w:rsid w:val="000C74E3"/>
    <w:rsid w:val="000D2D4B"/>
    <w:rsid w:val="000D3081"/>
    <w:rsid w:val="000E140F"/>
    <w:rsid w:val="000E2010"/>
    <w:rsid w:val="000E5415"/>
    <w:rsid w:val="000F0AE4"/>
    <w:rsid w:val="0010077D"/>
    <w:rsid w:val="00100EDD"/>
    <w:rsid w:val="00103173"/>
    <w:rsid w:val="0010500A"/>
    <w:rsid w:val="00105804"/>
    <w:rsid w:val="00113194"/>
    <w:rsid w:val="0011402E"/>
    <w:rsid w:val="0012073C"/>
    <w:rsid w:val="00120BE6"/>
    <w:rsid w:val="0012429E"/>
    <w:rsid w:val="00124E72"/>
    <w:rsid w:val="00125842"/>
    <w:rsid w:val="00130D0D"/>
    <w:rsid w:val="001313FF"/>
    <w:rsid w:val="001344B2"/>
    <w:rsid w:val="001375FC"/>
    <w:rsid w:val="00142312"/>
    <w:rsid w:val="001456BE"/>
    <w:rsid w:val="00146EFF"/>
    <w:rsid w:val="0015000D"/>
    <w:rsid w:val="00151C84"/>
    <w:rsid w:val="00152E36"/>
    <w:rsid w:val="00152FEF"/>
    <w:rsid w:val="001545EB"/>
    <w:rsid w:val="001573C8"/>
    <w:rsid w:val="00160C52"/>
    <w:rsid w:val="00160F56"/>
    <w:rsid w:val="001645A9"/>
    <w:rsid w:val="0016660A"/>
    <w:rsid w:val="0017092D"/>
    <w:rsid w:val="00173772"/>
    <w:rsid w:val="00174089"/>
    <w:rsid w:val="001771A9"/>
    <w:rsid w:val="001804CD"/>
    <w:rsid w:val="001830E0"/>
    <w:rsid w:val="00185B2D"/>
    <w:rsid w:val="00186FBD"/>
    <w:rsid w:val="00190C31"/>
    <w:rsid w:val="00193868"/>
    <w:rsid w:val="001941A3"/>
    <w:rsid w:val="00194430"/>
    <w:rsid w:val="00194667"/>
    <w:rsid w:val="001958B6"/>
    <w:rsid w:val="00195B65"/>
    <w:rsid w:val="00197DF2"/>
    <w:rsid w:val="001A1BD0"/>
    <w:rsid w:val="001B00C6"/>
    <w:rsid w:val="001B055F"/>
    <w:rsid w:val="001B0ABD"/>
    <w:rsid w:val="001B27ED"/>
    <w:rsid w:val="001B3A0B"/>
    <w:rsid w:val="001B59F1"/>
    <w:rsid w:val="001C16D1"/>
    <w:rsid w:val="001C2BA2"/>
    <w:rsid w:val="001C45BB"/>
    <w:rsid w:val="001C477B"/>
    <w:rsid w:val="001C60DA"/>
    <w:rsid w:val="001C7F51"/>
    <w:rsid w:val="001D0908"/>
    <w:rsid w:val="001D1B6A"/>
    <w:rsid w:val="001D34D4"/>
    <w:rsid w:val="001D6452"/>
    <w:rsid w:val="001D647C"/>
    <w:rsid w:val="001D7AC8"/>
    <w:rsid w:val="001E0044"/>
    <w:rsid w:val="001E359C"/>
    <w:rsid w:val="001E54AF"/>
    <w:rsid w:val="001E61E7"/>
    <w:rsid w:val="001E682B"/>
    <w:rsid w:val="001E7A53"/>
    <w:rsid w:val="001E7B25"/>
    <w:rsid w:val="001F0471"/>
    <w:rsid w:val="001F1C7C"/>
    <w:rsid w:val="001F5528"/>
    <w:rsid w:val="001F6AC9"/>
    <w:rsid w:val="001F786D"/>
    <w:rsid w:val="001F7E02"/>
    <w:rsid w:val="001F7F51"/>
    <w:rsid w:val="0020131D"/>
    <w:rsid w:val="002061A5"/>
    <w:rsid w:val="002132F2"/>
    <w:rsid w:val="0021376F"/>
    <w:rsid w:val="0021432E"/>
    <w:rsid w:val="00216DBC"/>
    <w:rsid w:val="0022034B"/>
    <w:rsid w:val="00222434"/>
    <w:rsid w:val="00223247"/>
    <w:rsid w:val="00227F77"/>
    <w:rsid w:val="00230361"/>
    <w:rsid w:val="002305A3"/>
    <w:rsid w:val="00231379"/>
    <w:rsid w:val="00233E25"/>
    <w:rsid w:val="00235E82"/>
    <w:rsid w:val="00244A39"/>
    <w:rsid w:val="002455C7"/>
    <w:rsid w:val="002473A3"/>
    <w:rsid w:val="00252B8D"/>
    <w:rsid w:val="0025588B"/>
    <w:rsid w:val="0025679F"/>
    <w:rsid w:val="002567B1"/>
    <w:rsid w:val="00263727"/>
    <w:rsid w:val="00263F28"/>
    <w:rsid w:val="00266EE7"/>
    <w:rsid w:val="002754CA"/>
    <w:rsid w:val="0027591F"/>
    <w:rsid w:val="00275D10"/>
    <w:rsid w:val="00276366"/>
    <w:rsid w:val="00280479"/>
    <w:rsid w:val="00281990"/>
    <w:rsid w:val="00282537"/>
    <w:rsid w:val="00283509"/>
    <w:rsid w:val="00286160"/>
    <w:rsid w:val="0028697B"/>
    <w:rsid w:val="0029021D"/>
    <w:rsid w:val="002905D1"/>
    <w:rsid w:val="00292016"/>
    <w:rsid w:val="0029257A"/>
    <w:rsid w:val="00292CF7"/>
    <w:rsid w:val="00293905"/>
    <w:rsid w:val="002944FF"/>
    <w:rsid w:val="00295EC7"/>
    <w:rsid w:val="002A092B"/>
    <w:rsid w:val="002A10DF"/>
    <w:rsid w:val="002A5B17"/>
    <w:rsid w:val="002A5B3B"/>
    <w:rsid w:val="002A73E1"/>
    <w:rsid w:val="002B153E"/>
    <w:rsid w:val="002B27ED"/>
    <w:rsid w:val="002B3E0D"/>
    <w:rsid w:val="002B421A"/>
    <w:rsid w:val="002B4C75"/>
    <w:rsid w:val="002C59AE"/>
    <w:rsid w:val="002C75D5"/>
    <w:rsid w:val="002D004A"/>
    <w:rsid w:val="002D289F"/>
    <w:rsid w:val="002D3AD0"/>
    <w:rsid w:val="002D50DA"/>
    <w:rsid w:val="002E4CF0"/>
    <w:rsid w:val="002E7DC4"/>
    <w:rsid w:val="002F0207"/>
    <w:rsid w:val="002F16B7"/>
    <w:rsid w:val="002F251C"/>
    <w:rsid w:val="002F3562"/>
    <w:rsid w:val="002F38EB"/>
    <w:rsid w:val="002F46A9"/>
    <w:rsid w:val="002F5441"/>
    <w:rsid w:val="002F632F"/>
    <w:rsid w:val="003017F2"/>
    <w:rsid w:val="003104F4"/>
    <w:rsid w:val="00310F74"/>
    <w:rsid w:val="003119A7"/>
    <w:rsid w:val="00312145"/>
    <w:rsid w:val="00312E09"/>
    <w:rsid w:val="00315B8B"/>
    <w:rsid w:val="0032091E"/>
    <w:rsid w:val="003210DC"/>
    <w:rsid w:val="00321DCF"/>
    <w:rsid w:val="0032267B"/>
    <w:rsid w:val="003241D2"/>
    <w:rsid w:val="003316C4"/>
    <w:rsid w:val="00332D02"/>
    <w:rsid w:val="00333DBE"/>
    <w:rsid w:val="003343C6"/>
    <w:rsid w:val="00334E00"/>
    <w:rsid w:val="003361E0"/>
    <w:rsid w:val="00342CCC"/>
    <w:rsid w:val="0034354D"/>
    <w:rsid w:val="0034510A"/>
    <w:rsid w:val="003469B6"/>
    <w:rsid w:val="00350992"/>
    <w:rsid w:val="00351F15"/>
    <w:rsid w:val="00351FCE"/>
    <w:rsid w:val="00356A00"/>
    <w:rsid w:val="00357CD7"/>
    <w:rsid w:val="003601D8"/>
    <w:rsid w:val="003628E4"/>
    <w:rsid w:val="00366FE8"/>
    <w:rsid w:val="003678C1"/>
    <w:rsid w:val="00367AA4"/>
    <w:rsid w:val="00370F31"/>
    <w:rsid w:val="0037111B"/>
    <w:rsid w:val="00371320"/>
    <w:rsid w:val="003723E6"/>
    <w:rsid w:val="00372B85"/>
    <w:rsid w:val="0037358B"/>
    <w:rsid w:val="00373C62"/>
    <w:rsid w:val="003747C8"/>
    <w:rsid w:val="00374FB0"/>
    <w:rsid w:val="003751E9"/>
    <w:rsid w:val="00380074"/>
    <w:rsid w:val="00380726"/>
    <w:rsid w:val="00381204"/>
    <w:rsid w:val="00382319"/>
    <w:rsid w:val="00383509"/>
    <w:rsid w:val="00384B72"/>
    <w:rsid w:val="00387401"/>
    <w:rsid w:val="00392424"/>
    <w:rsid w:val="003929FC"/>
    <w:rsid w:val="003944ED"/>
    <w:rsid w:val="00395A85"/>
    <w:rsid w:val="00395E27"/>
    <w:rsid w:val="003A10CD"/>
    <w:rsid w:val="003A4265"/>
    <w:rsid w:val="003A5247"/>
    <w:rsid w:val="003A6E2E"/>
    <w:rsid w:val="003B6110"/>
    <w:rsid w:val="003B6A31"/>
    <w:rsid w:val="003C662E"/>
    <w:rsid w:val="003C7720"/>
    <w:rsid w:val="003D01A8"/>
    <w:rsid w:val="003D500D"/>
    <w:rsid w:val="003D5606"/>
    <w:rsid w:val="003D5B18"/>
    <w:rsid w:val="003D641E"/>
    <w:rsid w:val="003D6A1F"/>
    <w:rsid w:val="003D78E7"/>
    <w:rsid w:val="003E27B3"/>
    <w:rsid w:val="003E2B38"/>
    <w:rsid w:val="003E68A9"/>
    <w:rsid w:val="003E697B"/>
    <w:rsid w:val="003E6D78"/>
    <w:rsid w:val="003E75DE"/>
    <w:rsid w:val="003E7828"/>
    <w:rsid w:val="003F287C"/>
    <w:rsid w:val="003F2D6B"/>
    <w:rsid w:val="003F4580"/>
    <w:rsid w:val="003F6452"/>
    <w:rsid w:val="00400240"/>
    <w:rsid w:val="00400402"/>
    <w:rsid w:val="00403C16"/>
    <w:rsid w:val="00405434"/>
    <w:rsid w:val="00417C97"/>
    <w:rsid w:val="00421035"/>
    <w:rsid w:val="004218FB"/>
    <w:rsid w:val="00422AAD"/>
    <w:rsid w:val="004237EB"/>
    <w:rsid w:val="00423E24"/>
    <w:rsid w:val="00426371"/>
    <w:rsid w:val="004265F3"/>
    <w:rsid w:val="004273BC"/>
    <w:rsid w:val="00430EA4"/>
    <w:rsid w:val="00430FBC"/>
    <w:rsid w:val="00431AB6"/>
    <w:rsid w:val="004338D6"/>
    <w:rsid w:val="00433D71"/>
    <w:rsid w:val="00434A16"/>
    <w:rsid w:val="004358CE"/>
    <w:rsid w:val="004374F5"/>
    <w:rsid w:val="00437713"/>
    <w:rsid w:val="00441F3B"/>
    <w:rsid w:val="00442C8E"/>
    <w:rsid w:val="004448C2"/>
    <w:rsid w:val="00446779"/>
    <w:rsid w:val="004500FF"/>
    <w:rsid w:val="00450290"/>
    <w:rsid w:val="00452186"/>
    <w:rsid w:val="00453608"/>
    <w:rsid w:val="004567D2"/>
    <w:rsid w:val="0045788C"/>
    <w:rsid w:val="00460326"/>
    <w:rsid w:val="00462082"/>
    <w:rsid w:val="00465530"/>
    <w:rsid w:val="00465F18"/>
    <w:rsid w:val="00471653"/>
    <w:rsid w:val="00472271"/>
    <w:rsid w:val="00474F79"/>
    <w:rsid w:val="00475AAF"/>
    <w:rsid w:val="00476E35"/>
    <w:rsid w:val="00476EBC"/>
    <w:rsid w:val="00476FE0"/>
    <w:rsid w:val="0047738B"/>
    <w:rsid w:val="00480F1F"/>
    <w:rsid w:val="00481A19"/>
    <w:rsid w:val="00490C23"/>
    <w:rsid w:val="00491FCB"/>
    <w:rsid w:val="00492508"/>
    <w:rsid w:val="004932DA"/>
    <w:rsid w:val="004958CA"/>
    <w:rsid w:val="00497975"/>
    <w:rsid w:val="004A04B3"/>
    <w:rsid w:val="004A10EB"/>
    <w:rsid w:val="004A3819"/>
    <w:rsid w:val="004A41F6"/>
    <w:rsid w:val="004A4409"/>
    <w:rsid w:val="004A5229"/>
    <w:rsid w:val="004A7F99"/>
    <w:rsid w:val="004B07E3"/>
    <w:rsid w:val="004B4479"/>
    <w:rsid w:val="004B4C07"/>
    <w:rsid w:val="004C4376"/>
    <w:rsid w:val="004C4573"/>
    <w:rsid w:val="004C5EA5"/>
    <w:rsid w:val="004C6936"/>
    <w:rsid w:val="004C6CFB"/>
    <w:rsid w:val="004D00DB"/>
    <w:rsid w:val="004D183C"/>
    <w:rsid w:val="004D2319"/>
    <w:rsid w:val="004D2949"/>
    <w:rsid w:val="004D67E6"/>
    <w:rsid w:val="004D721D"/>
    <w:rsid w:val="004E366E"/>
    <w:rsid w:val="004E396C"/>
    <w:rsid w:val="004E45BE"/>
    <w:rsid w:val="004E4C53"/>
    <w:rsid w:val="004E4E38"/>
    <w:rsid w:val="004E5F4D"/>
    <w:rsid w:val="004F1658"/>
    <w:rsid w:val="004F3F0F"/>
    <w:rsid w:val="004F5DF0"/>
    <w:rsid w:val="004F6C91"/>
    <w:rsid w:val="004F72E0"/>
    <w:rsid w:val="004F74D6"/>
    <w:rsid w:val="00501C33"/>
    <w:rsid w:val="005056AD"/>
    <w:rsid w:val="00510E2F"/>
    <w:rsid w:val="005120F3"/>
    <w:rsid w:val="00513DDA"/>
    <w:rsid w:val="00514C83"/>
    <w:rsid w:val="005151B4"/>
    <w:rsid w:val="00515EC9"/>
    <w:rsid w:val="00517ED5"/>
    <w:rsid w:val="005212D0"/>
    <w:rsid w:val="005224BE"/>
    <w:rsid w:val="00524B9A"/>
    <w:rsid w:val="00525275"/>
    <w:rsid w:val="00525469"/>
    <w:rsid w:val="00525D39"/>
    <w:rsid w:val="0052662D"/>
    <w:rsid w:val="005271A6"/>
    <w:rsid w:val="00531AC1"/>
    <w:rsid w:val="005324B7"/>
    <w:rsid w:val="005343DF"/>
    <w:rsid w:val="0053622B"/>
    <w:rsid w:val="005363E8"/>
    <w:rsid w:val="00541AC4"/>
    <w:rsid w:val="00542441"/>
    <w:rsid w:val="005430E2"/>
    <w:rsid w:val="0054384D"/>
    <w:rsid w:val="00543C72"/>
    <w:rsid w:val="005542BC"/>
    <w:rsid w:val="00556590"/>
    <w:rsid w:val="005619A0"/>
    <w:rsid w:val="0056556C"/>
    <w:rsid w:val="00565EC7"/>
    <w:rsid w:val="00567E35"/>
    <w:rsid w:val="0057370A"/>
    <w:rsid w:val="005742DA"/>
    <w:rsid w:val="005845C7"/>
    <w:rsid w:val="00584B37"/>
    <w:rsid w:val="00585628"/>
    <w:rsid w:val="00585951"/>
    <w:rsid w:val="0058691A"/>
    <w:rsid w:val="00586CFF"/>
    <w:rsid w:val="005924FE"/>
    <w:rsid w:val="00596A43"/>
    <w:rsid w:val="005A08A9"/>
    <w:rsid w:val="005A4E3B"/>
    <w:rsid w:val="005B2960"/>
    <w:rsid w:val="005B56DF"/>
    <w:rsid w:val="005B65A1"/>
    <w:rsid w:val="005B78A8"/>
    <w:rsid w:val="005C4767"/>
    <w:rsid w:val="005C68D2"/>
    <w:rsid w:val="005D06E2"/>
    <w:rsid w:val="005D3566"/>
    <w:rsid w:val="005D379D"/>
    <w:rsid w:val="005D7EBE"/>
    <w:rsid w:val="005E05AF"/>
    <w:rsid w:val="005E10F3"/>
    <w:rsid w:val="005E3536"/>
    <w:rsid w:val="005E55F6"/>
    <w:rsid w:val="005F186E"/>
    <w:rsid w:val="005F388B"/>
    <w:rsid w:val="00605C06"/>
    <w:rsid w:val="00605F00"/>
    <w:rsid w:val="00606B40"/>
    <w:rsid w:val="00611350"/>
    <w:rsid w:val="006127FE"/>
    <w:rsid w:val="00613893"/>
    <w:rsid w:val="00614512"/>
    <w:rsid w:val="006170A6"/>
    <w:rsid w:val="00617205"/>
    <w:rsid w:val="00617CD1"/>
    <w:rsid w:val="00622BE8"/>
    <w:rsid w:val="00624D1F"/>
    <w:rsid w:val="00624DD0"/>
    <w:rsid w:val="0063045F"/>
    <w:rsid w:val="00630FFF"/>
    <w:rsid w:val="00631113"/>
    <w:rsid w:val="00632ED3"/>
    <w:rsid w:val="006344B5"/>
    <w:rsid w:val="0063584C"/>
    <w:rsid w:val="00637264"/>
    <w:rsid w:val="006372EC"/>
    <w:rsid w:val="006378DF"/>
    <w:rsid w:val="00646BE8"/>
    <w:rsid w:val="00647F32"/>
    <w:rsid w:val="006503AC"/>
    <w:rsid w:val="00650453"/>
    <w:rsid w:val="00652F96"/>
    <w:rsid w:val="00653A40"/>
    <w:rsid w:val="00653CD6"/>
    <w:rsid w:val="00654F5D"/>
    <w:rsid w:val="006602A8"/>
    <w:rsid w:val="0066172C"/>
    <w:rsid w:val="00661B6E"/>
    <w:rsid w:val="00661EAE"/>
    <w:rsid w:val="00662E98"/>
    <w:rsid w:val="006658EF"/>
    <w:rsid w:val="00671F34"/>
    <w:rsid w:val="00674669"/>
    <w:rsid w:val="0067727F"/>
    <w:rsid w:val="00677B31"/>
    <w:rsid w:val="0068038D"/>
    <w:rsid w:val="006828F6"/>
    <w:rsid w:val="006839BF"/>
    <w:rsid w:val="00683BB3"/>
    <w:rsid w:val="00685E47"/>
    <w:rsid w:val="0068721B"/>
    <w:rsid w:val="0069090E"/>
    <w:rsid w:val="00691332"/>
    <w:rsid w:val="006931EF"/>
    <w:rsid w:val="00693DD0"/>
    <w:rsid w:val="00693F33"/>
    <w:rsid w:val="0069571E"/>
    <w:rsid w:val="006974C5"/>
    <w:rsid w:val="006A4C35"/>
    <w:rsid w:val="006A5316"/>
    <w:rsid w:val="006B0217"/>
    <w:rsid w:val="006B0440"/>
    <w:rsid w:val="006B08F4"/>
    <w:rsid w:val="006B1D9A"/>
    <w:rsid w:val="006B2FC0"/>
    <w:rsid w:val="006B390A"/>
    <w:rsid w:val="006B6139"/>
    <w:rsid w:val="006B7B95"/>
    <w:rsid w:val="006C084A"/>
    <w:rsid w:val="006C2291"/>
    <w:rsid w:val="006C2BA7"/>
    <w:rsid w:val="006C3CAD"/>
    <w:rsid w:val="006C568C"/>
    <w:rsid w:val="006C5E06"/>
    <w:rsid w:val="006C61A4"/>
    <w:rsid w:val="006C693D"/>
    <w:rsid w:val="006C6A65"/>
    <w:rsid w:val="006D5BEF"/>
    <w:rsid w:val="006D5F05"/>
    <w:rsid w:val="006E0F54"/>
    <w:rsid w:val="006E36EF"/>
    <w:rsid w:val="006E5F08"/>
    <w:rsid w:val="006E618B"/>
    <w:rsid w:val="006F0B56"/>
    <w:rsid w:val="006F0CFC"/>
    <w:rsid w:val="006F1618"/>
    <w:rsid w:val="006F17E0"/>
    <w:rsid w:val="006F20BC"/>
    <w:rsid w:val="006F21A0"/>
    <w:rsid w:val="006F26E6"/>
    <w:rsid w:val="006F59FC"/>
    <w:rsid w:val="006F6943"/>
    <w:rsid w:val="006F7F8D"/>
    <w:rsid w:val="007005A9"/>
    <w:rsid w:val="00702663"/>
    <w:rsid w:val="00705020"/>
    <w:rsid w:val="00705035"/>
    <w:rsid w:val="00706A49"/>
    <w:rsid w:val="00710B3D"/>
    <w:rsid w:val="00711601"/>
    <w:rsid w:val="00712403"/>
    <w:rsid w:val="0071261E"/>
    <w:rsid w:val="007159C1"/>
    <w:rsid w:val="00716787"/>
    <w:rsid w:val="00717EA2"/>
    <w:rsid w:val="00723A56"/>
    <w:rsid w:val="00724072"/>
    <w:rsid w:val="00726D03"/>
    <w:rsid w:val="007270FC"/>
    <w:rsid w:val="00727222"/>
    <w:rsid w:val="00727E40"/>
    <w:rsid w:val="00730880"/>
    <w:rsid w:val="00731365"/>
    <w:rsid w:val="00731379"/>
    <w:rsid w:val="00732DC9"/>
    <w:rsid w:val="00734E2B"/>
    <w:rsid w:val="007358A7"/>
    <w:rsid w:val="007358F3"/>
    <w:rsid w:val="00735C82"/>
    <w:rsid w:val="0075093C"/>
    <w:rsid w:val="007535D8"/>
    <w:rsid w:val="00754951"/>
    <w:rsid w:val="00754D4A"/>
    <w:rsid w:val="00756EC1"/>
    <w:rsid w:val="00757D9C"/>
    <w:rsid w:val="00760550"/>
    <w:rsid w:val="00761272"/>
    <w:rsid w:val="00763161"/>
    <w:rsid w:val="00764ED0"/>
    <w:rsid w:val="007710EB"/>
    <w:rsid w:val="0077299E"/>
    <w:rsid w:val="00773D82"/>
    <w:rsid w:val="00774703"/>
    <w:rsid w:val="0078203D"/>
    <w:rsid w:val="007820F0"/>
    <w:rsid w:val="007851A4"/>
    <w:rsid w:val="00785D37"/>
    <w:rsid w:val="00786877"/>
    <w:rsid w:val="00791600"/>
    <w:rsid w:val="007930ED"/>
    <w:rsid w:val="00795244"/>
    <w:rsid w:val="007955B7"/>
    <w:rsid w:val="00795965"/>
    <w:rsid w:val="007A115A"/>
    <w:rsid w:val="007A157B"/>
    <w:rsid w:val="007A53D3"/>
    <w:rsid w:val="007A74DC"/>
    <w:rsid w:val="007B4075"/>
    <w:rsid w:val="007B4385"/>
    <w:rsid w:val="007B688A"/>
    <w:rsid w:val="007C0436"/>
    <w:rsid w:val="007C343B"/>
    <w:rsid w:val="007C3489"/>
    <w:rsid w:val="007C3818"/>
    <w:rsid w:val="007C56A7"/>
    <w:rsid w:val="007D01B7"/>
    <w:rsid w:val="007D0E8F"/>
    <w:rsid w:val="007D17C2"/>
    <w:rsid w:val="007D6330"/>
    <w:rsid w:val="007E1AD7"/>
    <w:rsid w:val="007E29F0"/>
    <w:rsid w:val="007E58ED"/>
    <w:rsid w:val="007E7019"/>
    <w:rsid w:val="007F0D60"/>
    <w:rsid w:val="007F0F89"/>
    <w:rsid w:val="007F1C77"/>
    <w:rsid w:val="007F226E"/>
    <w:rsid w:val="007F23A2"/>
    <w:rsid w:val="007F32FC"/>
    <w:rsid w:val="007F3749"/>
    <w:rsid w:val="007F3E73"/>
    <w:rsid w:val="007F3F3F"/>
    <w:rsid w:val="007F64C3"/>
    <w:rsid w:val="007F68B0"/>
    <w:rsid w:val="007F7B4C"/>
    <w:rsid w:val="008012CD"/>
    <w:rsid w:val="008027E4"/>
    <w:rsid w:val="00804C23"/>
    <w:rsid w:val="0081345C"/>
    <w:rsid w:val="00814032"/>
    <w:rsid w:val="0082016C"/>
    <w:rsid w:val="0082266E"/>
    <w:rsid w:val="00822B6E"/>
    <w:rsid w:val="00823005"/>
    <w:rsid w:val="0082362A"/>
    <w:rsid w:val="00830E42"/>
    <w:rsid w:val="00831582"/>
    <w:rsid w:val="00831B10"/>
    <w:rsid w:val="00831DB5"/>
    <w:rsid w:val="00831F42"/>
    <w:rsid w:val="008322E9"/>
    <w:rsid w:val="00832834"/>
    <w:rsid w:val="00835D9B"/>
    <w:rsid w:val="008400F5"/>
    <w:rsid w:val="0084185E"/>
    <w:rsid w:val="00842ED2"/>
    <w:rsid w:val="00842F85"/>
    <w:rsid w:val="00844046"/>
    <w:rsid w:val="008460B7"/>
    <w:rsid w:val="00847552"/>
    <w:rsid w:val="00847932"/>
    <w:rsid w:val="00850482"/>
    <w:rsid w:val="00854D29"/>
    <w:rsid w:val="0085799A"/>
    <w:rsid w:val="00857BC1"/>
    <w:rsid w:val="00857CA0"/>
    <w:rsid w:val="0086296B"/>
    <w:rsid w:val="00862D97"/>
    <w:rsid w:val="00862EFF"/>
    <w:rsid w:val="00865996"/>
    <w:rsid w:val="00865C82"/>
    <w:rsid w:val="008664A1"/>
    <w:rsid w:val="00866F94"/>
    <w:rsid w:val="00867082"/>
    <w:rsid w:val="008705F5"/>
    <w:rsid w:val="00870AC3"/>
    <w:rsid w:val="00871BFE"/>
    <w:rsid w:val="00873B9D"/>
    <w:rsid w:val="00873CC8"/>
    <w:rsid w:val="0087573A"/>
    <w:rsid w:val="00875E94"/>
    <w:rsid w:val="00880C73"/>
    <w:rsid w:val="00882F1D"/>
    <w:rsid w:val="00884835"/>
    <w:rsid w:val="00885640"/>
    <w:rsid w:val="008872B6"/>
    <w:rsid w:val="008942C8"/>
    <w:rsid w:val="00897A2C"/>
    <w:rsid w:val="008A4EDB"/>
    <w:rsid w:val="008A6150"/>
    <w:rsid w:val="008A6CFB"/>
    <w:rsid w:val="008A791B"/>
    <w:rsid w:val="008B052A"/>
    <w:rsid w:val="008B1A24"/>
    <w:rsid w:val="008B1EE1"/>
    <w:rsid w:val="008B305C"/>
    <w:rsid w:val="008B4AC1"/>
    <w:rsid w:val="008C36EA"/>
    <w:rsid w:val="008C51FD"/>
    <w:rsid w:val="008C53EE"/>
    <w:rsid w:val="008C5FA4"/>
    <w:rsid w:val="008C6F0C"/>
    <w:rsid w:val="008C7A76"/>
    <w:rsid w:val="008C7BBD"/>
    <w:rsid w:val="008D21E4"/>
    <w:rsid w:val="008D444D"/>
    <w:rsid w:val="008D52B4"/>
    <w:rsid w:val="008D60D2"/>
    <w:rsid w:val="008D7847"/>
    <w:rsid w:val="008E1356"/>
    <w:rsid w:val="008E1F36"/>
    <w:rsid w:val="008E2C07"/>
    <w:rsid w:val="008E39D6"/>
    <w:rsid w:val="008E3AF6"/>
    <w:rsid w:val="008F4FDD"/>
    <w:rsid w:val="008F7471"/>
    <w:rsid w:val="0090036B"/>
    <w:rsid w:val="00900738"/>
    <w:rsid w:val="00906E0B"/>
    <w:rsid w:val="00907E41"/>
    <w:rsid w:val="00913FE5"/>
    <w:rsid w:val="00915E9C"/>
    <w:rsid w:val="00921B8B"/>
    <w:rsid w:val="00922AB4"/>
    <w:rsid w:val="00925B48"/>
    <w:rsid w:val="0092641B"/>
    <w:rsid w:val="009306B0"/>
    <w:rsid w:val="00931F72"/>
    <w:rsid w:val="00934F95"/>
    <w:rsid w:val="00944E58"/>
    <w:rsid w:val="00947174"/>
    <w:rsid w:val="00947CCC"/>
    <w:rsid w:val="009506CF"/>
    <w:rsid w:val="00953CED"/>
    <w:rsid w:val="009544D3"/>
    <w:rsid w:val="00956357"/>
    <w:rsid w:val="00956592"/>
    <w:rsid w:val="009606CD"/>
    <w:rsid w:val="009615C8"/>
    <w:rsid w:val="00964AC5"/>
    <w:rsid w:val="00967E85"/>
    <w:rsid w:val="00970A73"/>
    <w:rsid w:val="00971E8C"/>
    <w:rsid w:val="00972AF0"/>
    <w:rsid w:val="00974B6D"/>
    <w:rsid w:val="0097517A"/>
    <w:rsid w:val="00975F83"/>
    <w:rsid w:val="009764E5"/>
    <w:rsid w:val="00981D37"/>
    <w:rsid w:val="00981F66"/>
    <w:rsid w:val="00984C5E"/>
    <w:rsid w:val="00985C72"/>
    <w:rsid w:val="0098680E"/>
    <w:rsid w:val="00990246"/>
    <w:rsid w:val="009905E8"/>
    <w:rsid w:val="00991618"/>
    <w:rsid w:val="00991A61"/>
    <w:rsid w:val="00996E6C"/>
    <w:rsid w:val="00997626"/>
    <w:rsid w:val="009A220C"/>
    <w:rsid w:val="009B1DE8"/>
    <w:rsid w:val="009B39EF"/>
    <w:rsid w:val="009B3E9B"/>
    <w:rsid w:val="009B3ED0"/>
    <w:rsid w:val="009B6546"/>
    <w:rsid w:val="009B711A"/>
    <w:rsid w:val="009C135F"/>
    <w:rsid w:val="009C1B43"/>
    <w:rsid w:val="009C229B"/>
    <w:rsid w:val="009C6C55"/>
    <w:rsid w:val="009D1097"/>
    <w:rsid w:val="009D264B"/>
    <w:rsid w:val="009D6AE9"/>
    <w:rsid w:val="009D7300"/>
    <w:rsid w:val="009E225B"/>
    <w:rsid w:val="009E39C3"/>
    <w:rsid w:val="009E4C87"/>
    <w:rsid w:val="009F0453"/>
    <w:rsid w:val="009F30C9"/>
    <w:rsid w:val="009F3EC4"/>
    <w:rsid w:val="009F40ED"/>
    <w:rsid w:val="009F6C2F"/>
    <w:rsid w:val="009F7D83"/>
    <w:rsid w:val="00A02A96"/>
    <w:rsid w:val="00A0720C"/>
    <w:rsid w:val="00A0772D"/>
    <w:rsid w:val="00A07A9F"/>
    <w:rsid w:val="00A11A16"/>
    <w:rsid w:val="00A11A74"/>
    <w:rsid w:val="00A1249D"/>
    <w:rsid w:val="00A12E5C"/>
    <w:rsid w:val="00A140AB"/>
    <w:rsid w:val="00A153A5"/>
    <w:rsid w:val="00A1546C"/>
    <w:rsid w:val="00A17F09"/>
    <w:rsid w:val="00A210DE"/>
    <w:rsid w:val="00A2144A"/>
    <w:rsid w:val="00A236A8"/>
    <w:rsid w:val="00A31C4A"/>
    <w:rsid w:val="00A32732"/>
    <w:rsid w:val="00A32D3C"/>
    <w:rsid w:val="00A33549"/>
    <w:rsid w:val="00A34836"/>
    <w:rsid w:val="00A361FB"/>
    <w:rsid w:val="00A371AD"/>
    <w:rsid w:val="00A40B29"/>
    <w:rsid w:val="00A42834"/>
    <w:rsid w:val="00A43064"/>
    <w:rsid w:val="00A453E5"/>
    <w:rsid w:val="00A45EB1"/>
    <w:rsid w:val="00A4735B"/>
    <w:rsid w:val="00A501E9"/>
    <w:rsid w:val="00A51E06"/>
    <w:rsid w:val="00A52B85"/>
    <w:rsid w:val="00A54131"/>
    <w:rsid w:val="00A5486B"/>
    <w:rsid w:val="00A552E1"/>
    <w:rsid w:val="00A57765"/>
    <w:rsid w:val="00A608EB"/>
    <w:rsid w:val="00A62737"/>
    <w:rsid w:val="00A67094"/>
    <w:rsid w:val="00A70787"/>
    <w:rsid w:val="00A72AE5"/>
    <w:rsid w:val="00A72B2E"/>
    <w:rsid w:val="00A736F2"/>
    <w:rsid w:val="00A820E5"/>
    <w:rsid w:val="00A82BD1"/>
    <w:rsid w:val="00A8461E"/>
    <w:rsid w:val="00A84E64"/>
    <w:rsid w:val="00A8677A"/>
    <w:rsid w:val="00A875F6"/>
    <w:rsid w:val="00A934B3"/>
    <w:rsid w:val="00A95402"/>
    <w:rsid w:val="00A96130"/>
    <w:rsid w:val="00AA0CEE"/>
    <w:rsid w:val="00AA173C"/>
    <w:rsid w:val="00AA52A3"/>
    <w:rsid w:val="00AB13CA"/>
    <w:rsid w:val="00AB41F6"/>
    <w:rsid w:val="00AB53C8"/>
    <w:rsid w:val="00AB5CBD"/>
    <w:rsid w:val="00AB78B9"/>
    <w:rsid w:val="00AC1120"/>
    <w:rsid w:val="00AC44D4"/>
    <w:rsid w:val="00AC5ABA"/>
    <w:rsid w:val="00AC667F"/>
    <w:rsid w:val="00AC6EA3"/>
    <w:rsid w:val="00AC7BD3"/>
    <w:rsid w:val="00AC7FB8"/>
    <w:rsid w:val="00AD2B2B"/>
    <w:rsid w:val="00AD6480"/>
    <w:rsid w:val="00AE0BAA"/>
    <w:rsid w:val="00AE1AAF"/>
    <w:rsid w:val="00AE3D48"/>
    <w:rsid w:val="00AE5EA1"/>
    <w:rsid w:val="00AE6919"/>
    <w:rsid w:val="00AF0D09"/>
    <w:rsid w:val="00AF2DDF"/>
    <w:rsid w:val="00AF6D49"/>
    <w:rsid w:val="00AF77A6"/>
    <w:rsid w:val="00B00318"/>
    <w:rsid w:val="00B03C02"/>
    <w:rsid w:val="00B103DC"/>
    <w:rsid w:val="00B1339D"/>
    <w:rsid w:val="00B1349A"/>
    <w:rsid w:val="00B1575F"/>
    <w:rsid w:val="00B16CE2"/>
    <w:rsid w:val="00B17573"/>
    <w:rsid w:val="00B17658"/>
    <w:rsid w:val="00B20BD2"/>
    <w:rsid w:val="00B21A41"/>
    <w:rsid w:val="00B21F28"/>
    <w:rsid w:val="00B2216B"/>
    <w:rsid w:val="00B22BBE"/>
    <w:rsid w:val="00B2349C"/>
    <w:rsid w:val="00B2603E"/>
    <w:rsid w:val="00B270DB"/>
    <w:rsid w:val="00B27A02"/>
    <w:rsid w:val="00B339D1"/>
    <w:rsid w:val="00B34080"/>
    <w:rsid w:val="00B34173"/>
    <w:rsid w:val="00B34AB8"/>
    <w:rsid w:val="00B36698"/>
    <w:rsid w:val="00B36FF0"/>
    <w:rsid w:val="00B40775"/>
    <w:rsid w:val="00B41CCF"/>
    <w:rsid w:val="00B427E2"/>
    <w:rsid w:val="00B42A53"/>
    <w:rsid w:val="00B42E53"/>
    <w:rsid w:val="00B44B13"/>
    <w:rsid w:val="00B45F89"/>
    <w:rsid w:val="00B46AD8"/>
    <w:rsid w:val="00B5267F"/>
    <w:rsid w:val="00B54196"/>
    <w:rsid w:val="00B600F1"/>
    <w:rsid w:val="00B62FA0"/>
    <w:rsid w:val="00B66D1E"/>
    <w:rsid w:val="00B713A9"/>
    <w:rsid w:val="00B71A52"/>
    <w:rsid w:val="00B721CE"/>
    <w:rsid w:val="00B753BD"/>
    <w:rsid w:val="00B755BD"/>
    <w:rsid w:val="00B75CE1"/>
    <w:rsid w:val="00B8230E"/>
    <w:rsid w:val="00B83A07"/>
    <w:rsid w:val="00B84212"/>
    <w:rsid w:val="00B84B97"/>
    <w:rsid w:val="00B8560A"/>
    <w:rsid w:val="00B86C3A"/>
    <w:rsid w:val="00B8749E"/>
    <w:rsid w:val="00B87740"/>
    <w:rsid w:val="00B877B2"/>
    <w:rsid w:val="00B879A9"/>
    <w:rsid w:val="00B92A11"/>
    <w:rsid w:val="00B92DDD"/>
    <w:rsid w:val="00B93026"/>
    <w:rsid w:val="00B96596"/>
    <w:rsid w:val="00B96AE0"/>
    <w:rsid w:val="00B97F79"/>
    <w:rsid w:val="00BA380D"/>
    <w:rsid w:val="00BA4305"/>
    <w:rsid w:val="00BA466F"/>
    <w:rsid w:val="00BA598A"/>
    <w:rsid w:val="00BA5E57"/>
    <w:rsid w:val="00BA652F"/>
    <w:rsid w:val="00BA6BD1"/>
    <w:rsid w:val="00BB0A32"/>
    <w:rsid w:val="00BB0D99"/>
    <w:rsid w:val="00BB2633"/>
    <w:rsid w:val="00BB3932"/>
    <w:rsid w:val="00BB3DA7"/>
    <w:rsid w:val="00BB3DD5"/>
    <w:rsid w:val="00BB3EED"/>
    <w:rsid w:val="00BB4916"/>
    <w:rsid w:val="00BC063A"/>
    <w:rsid w:val="00BC0901"/>
    <w:rsid w:val="00BC1B8F"/>
    <w:rsid w:val="00BC22F3"/>
    <w:rsid w:val="00BC23E7"/>
    <w:rsid w:val="00BC2564"/>
    <w:rsid w:val="00BC30DE"/>
    <w:rsid w:val="00BC4C84"/>
    <w:rsid w:val="00BC6C60"/>
    <w:rsid w:val="00BC733F"/>
    <w:rsid w:val="00BC7B8C"/>
    <w:rsid w:val="00BC7D95"/>
    <w:rsid w:val="00BD485D"/>
    <w:rsid w:val="00BD49DD"/>
    <w:rsid w:val="00BD6940"/>
    <w:rsid w:val="00BF0348"/>
    <w:rsid w:val="00BF0727"/>
    <w:rsid w:val="00BF15E2"/>
    <w:rsid w:val="00BF242D"/>
    <w:rsid w:val="00BF4A3F"/>
    <w:rsid w:val="00BF6430"/>
    <w:rsid w:val="00BF72C9"/>
    <w:rsid w:val="00C001AA"/>
    <w:rsid w:val="00C01AD6"/>
    <w:rsid w:val="00C02738"/>
    <w:rsid w:val="00C0274B"/>
    <w:rsid w:val="00C141DB"/>
    <w:rsid w:val="00C208EF"/>
    <w:rsid w:val="00C219F0"/>
    <w:rsid w:val="00C23527"/>
    <w:rsid w:val="00C2438C"/>
    <w:rsid w:val="00C2506E"/>
    <w:rsid w:val="00C271F6"/>
    <w:rsid w:val="00C31CBE"/>
    <w:rsid w:val="00C34370"/>
    <w:rsid w:val="00C34AD8"/>
    <w:rsid w:val="00C3679F"/>
    <w:rsid w:val="00C367FB"/>
    <w:rsid w:val="00C43A4A"/>
    <w:rsid w:val="00C45AFB"/>
    <w:rsid w:val="00C47762"/>
    <w:rsid w:val="00C50B83"/>
    <w:rsid w:val="00C51F0D"/>
    <w:rsid w:val="00C558C5"/>
    <w:rsid w:val="00C5640D"/>
    <w:rsid w:val="00C60262"/>
    <w:rsid w:val="00C61EF7"/>
    <w:rsid w:val="00C6531E"/>
    <w:rsid w:val="00C65A9C"/>
    <w:rsid w:val="00C71C6E"/>
    <w:rsid w:val="00C746CC"/>
    <w:rsid w:val="00C74B4B"/>
    <w:rsid w:val="00C769C1"/>
    <w:rsid w:val="00C8022D"/>
    <w:rsid w:val="00C8223E"/>
    <w:rsid w:val="00C83D53"/>
    <w:rsid w:val="00C859D8"/>
    <w:rsid w:val="00C85C14"/>
    <w:rsid w:val="00C85CD2"/>
    <w:rsid w:val="00C870E0"/>
    <w:rsid w:val="00C903FD"/>
    <w:rsid w:val="00C95508"/>
    <w:rsid w:val="00C9722C"/>
    <w:rsid w:val="00CA5E62"/>
    <w:rsid w:val="00CB0222"/>
    <w:rsid w:val="00CB30F3"/>
    <w:rsid w:val="00CB4F3C"/>
    <w:rsid w:val="00CB7927"/>
    <w:rsid w:val="00CC2DDA"/>
    <w:rsid w:val="00CC4F0B"/>
    <w:rsid w:val="00CC63F7"/>
    <w:rsid w:val="00CC742C"/>
    <w:rsid w:val="00CD1CE4"/>
    <w:rsid w:val="00CD2945"/>
    <w:rsid w:val="00CD4054"/>
    <w:rsid w:val="00CD4FE3"/>
    <w:rsid w:val="00CD56B6"/>
    <w:rsid w:val="00CE034D"/>
    <w:rsid w:val="00CE138A"/>
    <w:rsid w:val="00CE3B96"/>
    <w:rsid w:val="00CE5AC9"/>
    <w:rsid w:val="00CE727E"/>
    <w:rsid w:val="00CE7F28"/>
    <w:rsid w:val="00CF439F"/>
    <w:rsid w:val="00CF550A"/>
    <w:rsid w:val="00CF5761"/>
    <w:rsid w:val="00CF652B"/>
    <w:rsid w:val="00D00EFE"/>
    <w:rsid w:val="00D01795"/>
    <w:rsid w:val="00D02844"/>
    <w:rsid w:val="00D02AA3"/>
    <w:rsid w:val="00D04F4B"/>
    <w:rsid w:val="00D06893"/>
    <w:rsid w:val="00D11FCF"/>
    <w:rsid w:val="00D1249B"/>
    <w:rsid w:val="00D142D2"/>
    <w:rsid w:val="00D155DC"/>
    <w:rsid w:val="00D168A7"/>
    <w:rsid w:val="00D2118D"/>
    <w:rsid w:val="00D218DE"/>
    <w:rsid w:val="00D23694"/>
    <w:rsid w:val="00D30B00"/>
    <w:rsid w:val="00D31A0B"/>
    <w:rsid w:val="00D32091"/>
    <w:rsid w:val="00D32AD4"/>
    <w:rsid w:val="00D36C26"/>
    <w:rsid w:val="00D37CFF"/>
    <w:rsid w:val="00D4054A"/>
    <w:rsid w:val="00D42893"/>
    <w:rsid w:val="00D444C7"/>
    <w:rsid w:val="00D44EB7"/>
    <w:rsid w:val="00D468CF"/>
    <w:rsid w:val="00D50EAA"/>
    <w:rsid w:val="00D5129B"/>
    <w:rsid w:val="00D5387A"/>
    <w:rsid w:val="00D56264"/>
    <w:rsid w:val="00D56D36"/>
    <w:rsid w:val="00D56F25"/>
    <w:rsid w:val="00D57D21"/>
    <w:rsid w:val="00D57F9C"/>
    <w:rsid w:val="00D6021C"/>
    <w:rsid w:val="00D60865"/>
    <w:rsid w:val="00D6105B"/>
    <w:rsid w:val="00D6164A"/>
    <w:rsid w:val="00D64F44"/>
    <w:rsid w:val="00D65051"/>
    <w:rsid w:val="00D70D2E"/>
    <w:rsid w:val="00D71399"/>
    <w:rsid w:val="00D74D8A"/>
    <w:rsid w:val="00D76AB5"/>
    <w:rsid w:val="00D778EC"/>
    <w:rsid w:val="00D83F16"/>
    <w:rsid w:val="00D85620"/>
    <w:rsid w:val="00D9051E"/>
    <w:rsid w:val="00D927BE"/>
    <w:rsid w:val="00D94DF8"/>
    <w:rsid w:val="00D9582A"/>
    <w:rsid w:val="00D960AB"/>
    <w:rsid w:val="00DA16EA"/>
    <w:rsid w:val="00DA204D"/>
    <w:rsid w:val="00DA20EA"/>
    <w:rsid w:val="00DA4735"/>
    <w:rsid w:val="00DA5BA8"/>
    <w:rsid w:val="00DB13F3"/>
    <w:rsid w:val="00DB1B96"/>
    <w:rsid w:val="00DB767B"/>
    <w:rsid w:val="00DC1B3C"/>
    <w:rsid w:val="00DC2095"/>
    <w:rsid w:val="00DC48CC"/>
    <w:rsid w:val="00DD065D"/>
    <w:rsid w:val="00DD229E"/>
    <w:rsid w:val="00DD43DA"/>
    <w:rsid w:val="00DD4D08"/>
    <w:rsid w:val="00DD5879"/>
    <w:rsid w:val="00DD611C"/>
    <w:rsid w:val="00DD652B"/>
    <w:rsid w:val="00DD72CD"/>
    <w:rsid w:val="00DD772F"/>
    <w:rsid w:val="00DE0F15"/>
    <w:rsid w:val="00DE13D4"/>
    <w:rsid w:val="00DE2B7E"/>
    <w:rsid w:val="00DE3A1F"/>
    <w:rsid w:val="00DE6162"/>
    <w:rsid w:val="00DF04F4"/>
    <w:rsid w:val="00DF15A0"/>
    <w:rsid w:val="00DF2464"/>
    <w:rsid w:val="00DF27AF"/>
    <w:rsid w:val="00DF2D5E"/>
    <w:rsid w:val="00DF42C8"/>
    <w:rsid w:val="00DF435C"/>
    <w:rsid w:val="00DF5F5F"/>
    <w:rsid w:val="00DF6F32"/>
    <w:rsid w:val="00E03700"/>
    <w:rsid w:val="00E04291"/>
    <w:rsid w:val="00E052F1"/>
    <w:rsid w:val="00E07004"/>
    <w:rsid w:val="00E130EB"/>
    <w:rsid w:val="00E15264"/>
    <w:rsid w:val="00E15286"/>
    <w:rsid w:val="00E177D3"/>
    <w:rsid w:val="00E2243B"/>
    <w:rsid w:val="00E22D01"/>
    <w:rsid w:val="00E25E29"/>
    <w:rsid w:val="00E26B62"/>
    <w:rsid w:val="00E26DBD"/>
    <w:rsid w:val="00E26E86"/>
    <w:rsid w:val="00E367B2"/>
    <w:rsid w:val="00E4056D"/>
    <w:rsid w:val="00E407DE"/>
    <w:rsid w:val="00E418CF"/>
    <w:rsid w:val="00E42E2A"/>
    <w:rsid w:val="00E43424"/>
    <w:rsid w:val="00E43F60"/>
    <w:rsid w:val="00E4447F"/>
    <w:rsid w:val="00E44B37"/>
    <w:rsid w:val="00E45526"/>
    <w:rsid w:val="00E47BFD"/>
    <w:rsid w:val="00E50098"/>
    <w:rsid w:val="00E51E4E"/>
    <w:rsid w:val="00E524DF"/>
    <w:rsid w:val="00E5389E"/>
    <w:rsid w:val="00E5566B"/>
    <w:rsid w:val="00E55E70"/>
    <w:rsid w:val="00E562AC"/>
    <w:rsid w:val="00E57124"/>
    <w:rsid w:val="00E63C53"/>
    <w:rsid w:val="00E6680F"/>
    <w:rsid w:val="00E67683"/>
    <w:rsid w:val="00E71C31"/>
    <w:rsid w:val="00E73295"/>
    <w:rsid w:val="00E744F1"/>
    <w:rsid w:val="00E76EA8"/>
    <w:rsid w:val="00E774DB"/>
    <w:rsid w:val="00E8318D"/>
    <w:rsid w:val="00E869D2"/>
    <w:rsid w:val="00E9109B"/>
    <w:rsid w:val="00E912FE"/>
    <w:rsid w:val="00E92684"/>
    <w:rsid w:val="00E926B2"/>
    <w:rsid w:val="00E951BB"/>
    <w:rsid w:val="00E97283"/>
    <w:rsid w:val="00E975BB"/>
    <w:rsid w:val="00EA1573"/>
    <w:rsid w:val="00EA15DC"/>
    <w:rsid w:val="00EA189F"/>
    <w:rsid w:val="00EA31C5"/>
    <w:rsid w:val="00EA4ECA"/>
    <w:rsid w:val="00EB1790"/>
    <w:rsid w:val="00EB1B38"/>
    <w:rsid w:val="00EB3B5E"/>
    <w:rsid w:val="00EB69B2"/>
    <w:rsid w:val="00EB6E12"/>
    <w:rsid w:val="00EC05EE"/>
    <w:rsid w:val="00EC15DB"/>
    <w:rsid w:val="00EC34F2"/>
    <w:rsid w:val="00EC3EE6"/>
    <w:rsid w:val="00EC7BC6"/>
    <w:rsid w:val="00ED07A1"/>
    <w:rsid w:val="00ED1567"/>
    <w:rsid w:val="00ED21E2"/>
    <w:rsid w:val="00ED31C6"/>
    <w:rsid w:val="00ED6EA2"/>
    <w:rsid w:val="00ED75F3"/>
    <w:rsid w:val="00EE08CC"/>
    <w:rsid w:val="00EE10E4"/>
    <w:rsid w:val="00EE2B62"/>
    <w:rsid w:val="00EE2D6F"/>
    <w:rsid w:val="00EE4559"/>
    <w:rsid w:val="00EE4E2E"/>
    <w:rsid w:val="00EE7DB4"/>
    <w:rsid w:val="00EF2656"/>
    <w:rsid w:val="00EF5180"/>
    <w:rsid w:val="00EF55A3"/>
    <w:rsid w:val="00EF5F8C"/>
    <w:rsid w:val="00EF68FB"/>
    <w:rsid w:val="00F01A72"/>
    <w:rsid w:val="00F0289D"/>
    <w:rsid w:val="00F02CAC"/>
    <w:rsid w:val="00F074FB"/>
    <w:rsid w:val="00F10E86"/>
    <w:rsid w:val="00F11F90"/>
    <w:rsid w:val="00F12019"/>
    <w:rsid w:val="00F12AC8"/>
    <w:rsid w:val="00F13E1F"/>
    <w:rsid w:val="00F14514"/>
    <w:rsid w:val="00F14FF2"/>
    <w:rsid w:val="00F15012"/>
    <w:rsid w:val="00F15EE8"/>
    <w:rsid w:val="00F17D19"/>
    <w:rsid w:val="00F21C7B"/>
    <w:rsid w:val="00F27180"/>
    <w:rsid w:val="00F2762B"/>
    <w:rsid w:val="00F30696"/>
    <w:rsid w:val="00F3523A"/>
    <w:rsid w:val="00F40924"/>
    <w:rsid w:val="00F410DC"/>
    <w:rsid w:val="00F41615"/>
    <w:rsid w:val="00F41C21"/>
    <w:rsid w:val="00F425B7"/>
    <w:rsid w:val="00F434D0"/>
    <w:rsid w:val="00F44A13"/>
    <w:rsid w:val="00F45255"/>
    <w:rsid w:val="00F46001"/>
    <w:rsid w:val="00F50110"/>
    <w:rsid w:val="00F51BA2"/>
    <w:rsid w:val="00F52143"/>
    <w:rsid w:val="00F52825"/>
    <w:rsid w:val="00F5652A"/>
    <w:rsid w:val="00F57093"/>
    <w:rsid w:val="00F60DE1"/>
    <w:rsid w:val="00F637B1"/>
    <w:rsid w:val="00F67F52"/>
    <w:rsid w:val="00F7206C"/>
    <w:rsid w:val="00F75E8F"/>
    <w:rsid w:val="00F760C4"/>
    <w:rsid w:val="00F769A1"/>
    <w:rsid w:val="00F80AAE"/>
    <w:rsid w:val="00F81FE6"/>
    <w:rsid w:val="00F828FD"/>
    <w:rsid w:val="00F83CA6"/>
    <w:rsid w:val="00F84806"/>
    <w:rsid w:val="00F84B92"/>
    <w:rsid w:val="00F941C2"/>
    <w:rsid w:val="00FA0299"/>
    <w:rsid w:val="00FA3633"/>
    <w:rsid w:val="00FA5CA2"/>
    <w:rsid w:val="00FB185B"/>
    <w:rsid w:val="00FB200C"/>
    <w:rsid w:val="00FB29D9"/>
    <w:rsid w:val="00FB3745"/>
    <w:rsid w:val="00FB3A8F"/>
    <w:rsid w:val="00FB3BBF"/>
    <w:rsid w:val="00FC0D79"/>
    <w:rsid w:val="00FC2E47"/>
    <w:rsid w:val="00FC34E2"/>
    <w:rsid w:val="00FC5CF9"/>
    <w:rsid w:val="00FC646A"/>
    <w:rsid w:val="00FC7FCC"/>
    <w:rsid w:val="00FD4225"/>
    <w:rsid w:val="00FD4640"/>
    <w:rsid w:val="00FD743A"/>
    <w:rsid w:val="00FD7665"/>
    <w:rsid w:val="00FE2C67"/>
    <w:rsid w:val="00FF03C9"/>
    <w:rsid w:val="00FF0492"/>
    <w:rsid w:val="00FF079A"/>
    <w:rsid w:val="00FF3D52"/>
    <w:rsid w:val="00FF472F"/>
    <w:rsid w:val="00FF73F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E6C0C"/>
  <w15:chartTrackingRefBased/>
  <w15:docId w15:val="{0746CE25-3D6E-4529-8FC6-CBEE9060C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73C"/>
    <w:pPr>
      <w:spacing w:line="360" w:lineRule="auto"/>
    </w:pPr>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8B1A24"/>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8B1A24"/>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AC7BD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7BD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C7BD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C7BD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C7BD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C7BD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C7BD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1A24"/>
    <w:pPr>
      <w:spacing w:after="0" w:line="240" w:lineRule="auto"/>
    </w:pPr>
    <w:rPr>
      <w:rFonts w:ascii="Arial" w:hAnsi="Arial"/>
    </w:rPr>
  </w:style>
  <w:style w:type="character" w:customStyle="1" w:styleId="Heading1Char">
    <w:name w:val="Heading 1 Char"/>
    <w:basedOn w:val="DefaultParagraphFont"/>
    <w:link w:val="Heading1"/>
    <w:uiPriority w:val="9"/>
    <w:rsid w:val="008B1A24"/>
    <w:rPr>
      <w:rFonts w:ascii="Arial" w:eastAsiaTheme="majorEastAsia" w:hAnsi="Arial" w:cstheme="majorBidi"/>
      <w:color w:val="0F4761" w:themeColor="accent1" w:themeShade="BF"/>
      <w:sz w:val="32"/>
      <w:szCs w:val="32"/>
    </w:rPr>
  </w:style>
  <w:style w:type="paragraph" w:styleId="Subtitle">
    <w:name w:val="Subtitle"/>
    <w:basedOn w:val="Normal"/>
    <w:next w:val="Normal"/>
    <w:link w:val="SubtitleChar"/>
    <w:uiPriority w:val="11"/>
    <w:qFormat/>
    <w:rsid w:val="008B1A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1A24"/>
    <w:rPr>
      <w:rFonts w:ascii="Arial" w:eastAsiaTheme="minorEastAsia" w:hAnsi="Arial"/>
      <w:color w:val="5A5A5A" w:themeColor="text1" w:themeTint="A5"/>
      <w:spacing w:val="15"/>
    </w:rPr>
  </w:style>
  <w:style w:type="character" w:customStyle="1" w:styleId="Heading2Char">
    <w:name w:val="Heading 2 Char"/>
    <w:basedOn w:val="DefaultParagraphFont"/>
    <w:link w:val="Heading2"/>
    <w:uiPriority w:val="9"/>
    <w:rsid w:val="008B1A24"/>
    <w:rPr>
      <w:rFonts w:ascii="Arial" w:eastAsiaTheme="majorEastAsia" w:hAnsi="Arial"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AC7B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7B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7B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7B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B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B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BD3"/>
    <w:rPr>
      <w:rFonts w:eastAsiaTheme="majorEastAsia" w:cstheme="majorBidi"/>
      <w:color w:val="272727" w:themeColor="text1" w:themeTint="D8"/>
    </w:rPr>
  </w:style>
  <w:style w:type="paragraph" w:styleId="Title">
    <w:name w:val="Title"/>
    <w:basedOn w:val="Normal"/>
    <w:next w:val="Normal"/>
    <w:link w:val="TitleChar"/>
    <w:uiPriority w:val="10"/>
    <w:qFormat/>
    <w:rsid w:val="0066172C"/>
    <w:pPr>
      <w:spacing w:after="80" w:line="240" w:lineRule="auto"/>
      <w:contextualSpacing/>
    </w:pPr>
    <w:rPr>
      <w:rFonts w:eastAsiaTheme="majorEastAsia"/>
      <w:spacing w:val="-10"/>
      <w:kern w:val="28"/>
      <w:sz w:val="56"/>
      <w:szCs w:val="56"/>
      <w:lang w:val="en-US"/>
    </w:rPr>
  </w:style>
  <w:style w:type="character" w:customStyle="1" w:styleId="TitleChar">
    <w:name w:val="Title Char"/>
    <w:basedOn w:val="DefaultParagraphFont"/>
    <w:link w:val="Title"/>
    <w:uiPriority w:val="10"/>
    <w:rsid w:val="0066172C"/>
    <w:rPr>
      <w:rFonts w:ascii="Times New Roman" w:eastAsiaTheme="majorEastAsia" w:hAnsi="Times New Roman" w:cs="Times New Roman"/>
      <w:spacing w:val="-10"/>
      <w:kern w:val="28"/>
      <w:sz w:val="56"/>
      <w:szCs w:val="56"/>
      <w:lang w:val="en-US"/>
    </w:rPr>
  </w:style>
  <w:style w:type="paragraph" w:styleId="Quote">
    <w:name w:val="Quote"/>
    <w:basedOn w:val="Normal"/>
    <w:next w:val="Normal"/>
    <w:link w:val="QuoteChar"/>
    <w:uiPriority w:val="29"/>
    <w:qFormat/>
    <w:rsid w:val="00AC7BD3"/>
    <w:pPr>
      <w:spacing w:before="160"/>
      <w:jc w:val="center"/>
    </w:pPr>
    <w:rPr>
      <w:i/>
      <w:iCs/>
      <w:color w:val="404040" w:themeColor="text1" w:themeTint="BF"/>
    </w:rPr>
  </w:style>
  <w:style w:type="character" w:customStyle="1" w:styleId="QuoteChar">
    <w:name w:val="Quote Char"/>
    <w:basedOn w:val="DefaultParagraphFont"/>
    <w:link w:val="Quote"/>
    <w:uiPriority w:val="29"/>
    <w:rsid w:val="00AC7BD3"/>
    <w:rPr>
      <w:rFonts w:ascii="Arial" w:hAnsi="Arial"/>
      <w:i/>
      <w:iCs/>
      <w:color w:val="404040" w:themeColor="text1" w:themeTint="BF"/>
    </w:rPr>
  </w:style>
  <w:style w:type="paragraph" w:styleId="ListParagraph">
    <w:name w:val="List Paragraph"/>
    <w:basedOn w:val="Normal"/>
    <w:uiPriority w:val="34"/>
    <w:qFormat/>
    <w:rsid w:val="00AC7BD3"/>
    <w:pPr>
      <w:ind w:left="720"/>
      <w:contextualSpacing/>
    </w:pPr>
  </w:style>
  <w:style w:type="character" w:styleId="IntenseEmphasis">
    <w:name w:val="Intense Emphasis"/>
    <w:basedOn w:val="DefaultParagraphFont"/>
    <w:uiPriority w:val="21"/>
    <w:qFormat/>
    <w:rsid w:val="00AC7BD3"/>
    <w:rPr>
      <w:i/>
      <w:iCs/>
      <w:color w:val="0F4761" w:themeColor="accent1" w:themeShade="BF"/>
    </w:rPr>
  </w:style>
  <w:style w:type="paragraph" w:styleId="IntenseQuote">
    <w:name w:val="Intense Quote"/>
    <w:basedOn w:val="Normal"/>
    <w:next w:val="Normal"/>
    <w:link w:val="IntenseQuoteChar"/>
    <w:uiPriority w:val="30"/>
    <w:qFormat/>
    <w:rsid w:val="00AC7B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7BD3"/>
    <w:rPr>
      <w:rFonts w:ascii="Arial" w:hAnsi="Arial"/>
      <w:i/>
      <w:iCs/>
      <w:color w:val="0F4761" w:themeColor="accent1" w:themeShade="BF"/>
    </w:rPr>
  </w:style>
  <w:style w:type="character" w:styleId="IntenseReference">
    <w:name w:val="Intense Reference"/>
    <w:basedOn w:val="DefaultParagraphFont"/>
    <w:uiPriority w:val="32"/>
    <w:qFormat/>
    <w:rsid w:val="00AC7BD3"/>
    <w:rPr>
      <w:b/>
      <w:bCs/>
      <w:smallCaps/>
      <w:color w:val="0F4761" w:themeColor="accent1" w:themeShade="BF"/>
      <w:spacing w:val="5"/>
    </w:rPr>
  </w:style>
  <w:style w:type="table" w:styleId="GridTable1Light">
    <w:name w:val="Grid Table 1 Light"/>
    <w:basedOn w:val="TableNormal"/>
    <w:uiPriority w:val="46"/>
    <w:rsid w:val="004C693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WritingStyle">
    <w:name w:val="Normal_Writing_Style"/>
    <w:basedOn w:val="Normal"/>
    <w:qFormat/>
    <w:rsid w:val="00A552E1"/>
    <w:pPr>
      <w:spacing w:line="336" w:lineRule="auto"/>
    </w:pPr>
  </w:style>
  <w:style w:type="character" w:styleId="Hyperlink">
    <w:name w:val="Hyperlink"/>
    <w:basedOn w:val="DefaultParagraphFont"/>
    <w:uiPriority w:val="99"/>
    <w:unhideWhenUsed/>
    <w:rsid w:val="0066172C"/>
    <w:rPr>
      <w:color w:val="467886" w:themeColor="hyperlink"/>
      <w:u w:val="single"/>
    </w:rPr>
  </w:style>
  <w:style w:type="character" w:styleId="UnresolvedMention">
    <w:name w:val="Unresolved Mention"/>
    <w:basedOn w:val="DefaultParagraphFont"/>
    <w:uiPriority w:val="99"/>
    <w:semiHidden/>
    <w:unhideWhenUsed/>
    <w:rsid w:val="0066172C"/>
    <w:rPr>
      <w:color w:val="605E5C"/>
      <w:shd w:val="clear" w:color="auto" w:fill="E1DFDD"/>
    </w:rPr>
  </w:style>
  <w:style w:type="paragraph" w:styleId="Bibliography">
    <w:name w:val="Bibliography"/>
    <w:basedOn w:val="Normal"/>
    <w:next w:val="Normal"/>
    <w:uiPriority w:val="37"/>
    <w:unhideWhenUsed/>
    <w:rsid w:val="003678C1"/>
    <w:pPr>
      <w:tabs>
        <w:tab w:val="left" w:pos="384"/>
      </w:tabs>
      <w:spacing w:after="240" w:line="240" w:lineRule="auto"/>
      <w:ind w:left="384" w:hanging="384"/>
    </w:pPr>
  </w:style>
  <w:style w:type="paragraph" w:styleId="Header">
    <w:name w:val="header"/>
    <w:basedOn w:val="Normal"/>
    <w:link w:val="HeaderChar"/>
    <w:uiPriority w:val="99"/>
    <w:unhideWhenUsed/>
    <w:rsid w:val="00DD7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2CD"/>
    <w:rPr>
      <w:rFonts w:ascii="Times New Roman" w:hAnsi="Times New Roman" w:cs="Times New Roman"/>
      <w:sz w:val="24"/>
      <w:szCs w:val="24"/>
      <w:lang w:val="en-GB"/>
    </w:rPr>
  </w:style>
  <w:style w:type="paragraph" w:styleId="Footer">
    <w:name w:val="footer"/>
    <w:basedOn w:val="Normal"/>
    <w:link w:val="FooterChar"/>
    <w:uiPriority w:val="99"/>
    <w:unhideWhenUsed/>
    <w:rsid w:val="00DD7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2CD"/>
    <w:rPr>
      <w:rFonts w:ascii="Times New Roman" w:hAnsi="Times New Roman" w:cs="Times New Roman"/>
      <w:sz w:val="24"/>
      <w:szCs w:val="24"/>
      <w:lang w:val="en-GB"/>
    </w:rPr>
  </w:style>
  <w:style w:type="table" w:styleId="TableGrid">
    <w:name w:val="Table Grid"/>
    <w:basedOn w:val="TableNormal"/>
    <w:uiPriority w:val="39"/>
    <w:rsid w:val="003E7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C30DE"/>
    <w:rPr>
      <w:sz w:val="16"/>
      <w:szCs w:val="16"/>
    </w:rPr>
  </w:style>
  <w:style w:type="paragraph" w:styleId="CommentText">
    <w:name w:val="annotation text"/>
    <w:basedOn w:val="Normal"/>
    <w:link w:val="CommentTextChar"/>
    <w:uiPriority w:val="99"/>
    <w:unhideWhenUsed/>
    <w:rsid w:val="00BC30DE"/>
    <w:pPr>
      <w:spacing w:line="240" w:lineRule="auto"/>
    </w:pPr>
    <w:rPr>
      <w:sz w:val="20"/>
      <w:szCs w:val="20"/>
    </w:rPr>
  </w:style>
  <w:style w:type="character" w:customStyle="1" w:styleId="CommentTextChar">
    <w:name w:val="Comment Text Char"/>
    <w:basedOn w:val="DefaultParagraphFont"/>
    <w:link w:val="CommentText"/>
    <w:uiPriority w:val="99"/>
    <w:rsid w:val="00BC30DE"/>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C30DE"/>
    <w:rPr>
      <w:b/>
      <w:bCs/>
    </w:rPr>
  </w:style>
  <w:style w:type="character" w:customStyle="1" w:styleId="CommentSubjectChar">
    <w:name w:val="Comment Subject Char"/>
    <w:basedOn w:val="CommentTextChar"/>
    <w:link w:val="CommentSubject"/>
    <w:uiPriority w:val="99"/>
    <w:semiHidden/>
    <w:rsid w:val="00BC30DE"/>
    <w:rPr>
      <w:rFonts w:ascii="Times New Roman" w:hAnsi="Times New Roman" w:cs="Times New Roman"/>
      <w:b/>
      <w:bCs/>
      <w:sz w:val="20"/>
      <w:szCs w:val="20"/>
      <w:lang w:val="en-GB"/>
    </w:rPr>
  </w:style>
  <w:style w:type="paragraph" w:styleId="Caption">
    <w:name w:val="caption"/>
    <w:basedOn w:val="Normal"/>
    <w:next w:val="Normal"/>
    <w:uiPriority w:val="35"/>
    <w:unhideWhenUsed/>
    <w:qFormat/>
    <w:rsid w:val="008D52B4"/>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4265F3"/>
    <w:rPr>
      <w:color w:val="666666"/>
    </w:rPr>
  </w:style>
  <w:style w:type="paragraph" w:styleId="Revision">
    <w:name w:val="Revision"/>
    <w:hidden/>
    <w:uiPriority w:val="99"/>
    <w:semiHidden/>
    <w:rsid w:val="002473A3"/>
    <w:pPr>
      <w:spacing w:after="0" w:line="240" w:lineRule="auto"/>
    </w:pPr>
    <w:rPr>
      <w:rFonts w:ascii="Times New Roman" w:hAnsi="Times New Roman" w:cs="Times New Roman"/>
      <w:sz w:val="24"/>
      <w:szCs w:val="24"/>
      <w:lang w:val="en-GB"/>
    </w:rPr>
  </w:style>
  <w:style w:type="character" w:styleId="Strong">
    <w:name w:val="Strong"/>
    <w:basedOn w:val="DefaultParagraphFont"/>
    <w:uiPriority w:val="22"/>
    <w:qFormat/>
    <w:rsid w:val="004A3819"/>
    <w:rPr>
      <w:b/>
      <w:bCs/>
    </w:rPr>
  </w:style>
  <w:style w:type="paragraph" w:styleId="NormalWeb">
    <w:name w:val="Normal (Web)"/>
    <w:basedOn w:val="Normal"/>
    <w:uiPriority w:val="99"/>
    <w:semiHidden/>
    <w:unhideWhenUsed/>
    <w:rsid w:val="00134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5444">
      <w:bodyDiv w:val="1"/>
      <w:marLeft w:val="0"/>
      <w:marRight w:val="0"/>
      <w:marTop w:val="0"/>
      <w:marBottom w:val="0"/>
      <w:divBdr>
        <w:top w:val="none" w:sz="0" w:space="0" w:color="auto"/>
        <w:left w:val="none" w:sz="0" w:space="0" w:color="auto"/>
        <w:bottom w:val="none" w:sz="0" w:space="0" w:color="auto"/>
        <w:right w:val="none" w:sz="0" w:space="0" w:color="auto"/>
      </w:divBdr>
    </w:div>
    <w:div w:id="25185187">
      <w:bodyDiv w:val="1"/>
      <w:marLeft w:val="0"/>
      <w:marRight w:val="0"/>
      <w:marTop w:val="0"/>
      <w:marBottom w:val="0"/>
      <w:divBdr>
        <w:top w:val="none" w:sz="0" w:space="0" w:color="auto"/>
        <w:left w:val="none" w:sz="0" w:space="0" w:color="auto"/>
        <w:bottom w:val="none" w:sz="0" w:space="0" w:color="auto"/>
        <w:right w:val="none" w:sz="0" w:space="0" w:color="auto"/>
      </w:divBdr>
    </w:div>
    <w:div w:id="75127217">
      <w:bodyDiv w:val="1"/>
      <w:marLeft w:val="0"/>
      <w:marRight w:val="0"/>
      <w:marTop w:val="0"/>
      <w:marBottom w:val="0"/>
      <w:divBdr>
        <w:top w:val="none" w:sz="0" w:space="0" w:color="auto"/>
        <w:left w:val="none" w:sz="0" w:space="0" w:color="auto"/>
        <w:bottom w:val="none" w:sz="0" w:space="0" w:color="auto"/>
        <w:right w:val="none" w:sz="0" w:space="0" w:color="auto"/>
      </w:divBdr>
    </w:div>
    <w:div w:id="93131112">
      <w:bodyDiv w:val="1"/>
      <w:marLeft w:val="0"/>
      <w:marRight w:val="0"/>
      <w:marTop w:val="0"/>
      <w:marBottom w:val="0"/>
      <w:divBdr>
        <w:top w:val="none" w:sz="0" w:space="0" w:color="auto"/>
        <w:left w:val="none" w:sz="0" w:space="0" w:color="auto"/>
        <w:bottom w:val="none" w:sz="0" w:space="0" w:color="auto"/>
        <w:right w:val="none" w:sz="0" w:space="0" w:color="auto"/>
      </w:divBdr>
    </w:div>
    <w:div w:id="97989600">
      <w:bodyDiv w:val="1"/>
      <w:marLeft w:val="0"/>
      <w:marRight w:val="0"/>
      <w:marTop w:val="0"/>
      <w:marBottom w:val="0"/>
      <w:divBdr>
        <w:top w:val="none" w:sz="0" w:space="0" w:color="auto"/>
        <w:left w:val="none" w:sz="0" w:space="0" w:color="auto"/>
        <w:bottom w:val="none" w:sz="0" w:space="0" w:color="auto"/>
        <w:right w:val="none" w:sz="0" w:space="0" w:color="auto"/>
      </w:divBdr>
    </w:div>
    <w:div w:id="163862250">
      <w:bodyDiv w:val="1"/>
      <w:marLeft w:val="0"/>
      <w:marRight w:val="0"/>
      <w:marTop w:val="0"/>
      <w:marBottom w:val="0"/>
      <w:divBdr>
        <w:top w:val="none" w:sz="0" w:space="0" w:color="auto"/>
        <w:left w:val="none" w:sz="0" w:space="0" w:color="auto"/>
        <w:bottom w:val="none" w:sz="0" w:space="0" w:color="auto"/>
        <w:right w:val="none" w:sz="0" w:space="0" w:color="auto"/>
      </w:divBdr>
    </w:div>
    <w:div w:id="192964684">
      <w:bodyDiv w:val="1"/>
      <w:marLeft w:val="0"/>
      <w:marRight w:val="0"/>
      <w:marTop w:val="0"/>
      <w:marBottom w:val="0"/>
      <w:divBdr>
        <w:top w:val="none" w:sz="0" w:space="0" w:color="auto"/>
        <w:left w:val="none" w:sz="0" w:space="0" w:color="auto"/>
        <w:bottom w:val="none" w:sz="0" w:space="0" w:color="auto"/>
        <w:right w:val="none" w:sz="0" w:space="0" w:color="auto"/>
      </w:divBdr>
    </w:div>
    <w:div w:id="249699457">
      <w:bodyDiv w:val="1"/>
      <w:marLeft w:val="0"/>
      <w:marRight w:val="0"/>
      <w:marTop w:val="0"/>
      <w:marBottom w:val="0"/>
      <w:divBdr>
        <w:top w:val="none" w:sz="0" w:space="0" w:color="auto"/>
        <w:left w:val="none" w:sz="0" w:space="0" w:color="auto"/>
        <w:bottom w:val="none" w:sz="0" w:space="0" w:color="auto"/>
        <w:right w:val="none" w:sz="0" w:space="0" w:color="auto"/>
      </w:divBdr>
    </w:div>
    <w:div w:id="286157054">
      <w:bodyDiv w:val="1"/>
      <w:marLeft w:val="0"/>
      <w:marRight w:val="0"/>
      <w:marTop w:val="0"/>
      <w:marBottom w:val="0"/>
      <w:divBdr>
        <w:top w:val="none" w:sz="0" w:space="0" w:color="auto"/>
        <w:left w:val="none" w:sz="0" w:space="0" w:color="auto"/>
        <w:bottom w:val="none" w:sz="0" w:space="0" w:color="auto"/>
        <w:right w:val="none" w:sz="0" w:space="0" w:color="auto"/>
      </w:divBdr>
    </w:div>
    <w:div w:id="308021033">
      <w:bodyDiv w:val="1"/>
      <w:marLeft w:val="0"/>
      <w:marRight w:val="0"/>
      <w:marTop w:val="0"/>
      <w:marBottom w:val="0"/>
      <w:divBdr>
        <w:top w:val="none" w:sz="0" w:space="0" w:color="auto"/>
        <w:left w:val="none" w:sz="0" w:space="0" w:color="auto"/>
        <w:bottom w:val="none" w:sz="0" w:space="0" w:color="auto"/>
        <w:right w:val="none" w:sz="0" w:space="0" w:color="auto"/>
      </w:divBdr>
    </w:div>
    <w:div w:id="318116928">
      <w:bodyDiv w:val="1"/>
      <w:marLeft w:val="0"/>
      <w:marRight w:val="0"/>
      <w:marTop w:val="0"/>
      <w:marBottom w:val="0"/>
      <w:divBdr>
        <w:top w:val="none" w:sz="0" w:space="0" w:color="auto"/>
        <w:left w:val="none" w:sz="0" w:space="0" w:color="auto"/>
        <w:bottom w:val="none" w:sz="0" w:space="0" w:color="auto"/>
        <w:right w:val="none" w:sz="0" w:space="0" w:color="auto"/>
      </w:divBdr>
    </w:div>
    <w:div w:id="344018099">
      <w:bodyDiv w:val="1"/>
      <w:marLeft w:val="0"/>
      <w:marRight w:val="0"/>
      <w:marTop w:val="0"/>
      <w:marBottom w:val="0"/>
      <w:divBdr>
        <w:top w:val="none" w:sz="0" w:space="0" w:color="auto"/>
        <w:left w:val="none" w:sz="0" w:space="0" w:color="auto"/>
        <w:bottom w:val="none" w:sz="0" w:space="0" w:color="auto"/>
        <w:right w:val="none" w:sz="0" w:space="0" w:color="auto"/>
      </w:divBdr>
      <w:divsChild>
        <w:div w:id="1322081947">
          <w:marLeft w:val="0"/>
          <w:marRight w:val="0"/>
          <w:marTop w:val="0"/>
          <w:marBottom w:val="0"/>
          <w:divBdr>
            <w:top w:val="none" w:sz="0" w:space="0" w:color="auto"/>
            <w:left w:val="none" w:sz="0" w:space="0" w:color="auto"/>
            <w:bottom w:val="none" w:sz="0" w:space="0" w:color="auto"/>
            <w:right w:val="none" w:sz="0" w:space="0" w:color="auto"/>
          </w:divBdr>
          <w:divsChild>
            <w:div w:id="1401750283">
              <w:marLeft w:val="0"/>
              <w:marRight w:val="0"/>
              <w:marTop w:val="0"/>
              <w:marBottom w:val="0"/>
              <w:divBdr>
                <w:top w:val="none" w:sz="0" w:space="0" w:color="auto"/>
                <w:left w:val="none" w:sz="0" w:space="0" w:color="auto"/>
                <w:bottom w:val="none" w:sz="0" w:space="0" w:color="auto"/>
                <w:right w:val="none" w:sz="0" w:space="0" w:color="auto"/>
              </w:divBdr>
              <w:divsChild>
                <w:div w:id="552739881">
                  <w:marLeft w:val="0"/>
                  <w:marRight w:val="0"/>
                  <w:marTop w:val="0"/>
                  <w:marBottom w:val="0"/>
                  <w:divBdr>
                    <w:top w:val="none" w:sz="0" w:space="0" w:color="auto"/>
                    <w:left w:val="none" w:sz="0" w:space="0" w:color="auto"/>
                    <w:bottom w:val="none" w:sz="0" w:space="0" w:color="auto"/>
                    <w:right w:val="none" w:sz="0" w:space="0" w:color="auto"/>
                  </w:divBdr>
                  <w:divsChild>
                    <w:div w:id="1952786285">
                      <w:marLeft w:val="0"/>
                      <w:marRight w:val="0"/>
                      <w:marTop w:val="0"/>
                      <w:marBottom w:val="0"/>
                      <w:divBdr>
                        <w:top w:val="none" w:sz="0" w:space="0" w:color="auto"/>
                        <w:left w:val="none" w:sz="0" w:space="0" w:color="auto"/>
                        <w:bottom w:val="none" w:sz="0" w:space="0" w:color="auto"/>
                        <w:right w:val="none" w:sz="0" w:space="0" w:color="auto"/>
                      </w:divBdr>
                      <w:divsChild>
                        <w:div w:id="534855197">
                          <w:marLeft w:val="0"/>
                          <w:marRight w:val="0"/>
                          <w:marTop w:val="0"/>
                          <w:marBottom w:val="0"/>
                          <w:divBdr>
                            <w:top w:val="none" w:sz="0" w:space="0" w:color="auto"/>
                            <w:left w:val="none" w:sz="0" w:space="0" w:color="auto"/>
                            <w:bottom w:val="none" w:sz="0" w:space="0" w:color="auto"/>
                            <w:right w:val="none" w:sz="0" w:space="0" w:color="auto"/>
                          </w:divBdr>
                          <w:divsChild>
                            <w:div w:id="17270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066369">
      <w:bodyDiv w:val="1"/>
      <w:marLeft w:val="0"/>
      <w:marRight w:val="0"/>
      <w:marTop w:val="0"/>
      <w:marBottom w:val="0"/>
      <w:divBdr>
        <w:top w:val="none" w:sz="0" w:space="0" w:color="auto"/>
        <w:left w:val="none" w:sz="0" w:space="0" w:color="auto"/>
        <w:bottom w:val="none" w:sz="0" w:space="0" w:color="auto"/>
        <w:right w:val="none" w:sz="0" w:space="0" w:color="auto"/>
      </w:divBdr>
    </w:div>
    <w:div w:id="432089043">
      <w:bodyDiv w:val="1"/>
      <w:marLeft w:val="0"/>
      <w:marRight w:val="0"/>
      <w:marTop w:val="0"/>
      <w:marBottom w:val="0"/>
      <w:divBdr>
        <w:top w:val="none" w:sz="0" w:space="0" w:color="auto"/>
        <w:left w:val="none" w:sz="0" w:space="0" w:color="auto"/>
        <w:bottom w:val="none" w:sz="0" w:space="0" w:color="auto"/>
        <w:right w:val="none" w:sz="0" w:space="0" w:color="auto"/>
      </w:divBdr>
    </w:div>
    <w:div w:id="460345536">
      <w:bodyDiv w:val="1"/>
      <w:marLeft w:val="0"/>
      <w:marRight w:val="0"/>
      <w:marTop w:val="0"/>
      <w:marBottom w:val="0"/>
      <w:divBdr>
        <w:top w:val="none" w:sz="0" w:space="0" w:color="auto"/>
        <w:left w:val="none" w:sz="0" w:space="0" w:color="auto"/>
        <w:bottom w:val="none" w:sz="0" w:space="0" w:color="auto"/>
        <w:right w:val="none" w:sz="0" w:space="0" w:color="auto"/>
      </w:divBdr>
    </w:div>
    <w:div w:id="505555907">
      <w:bodyDiv w:val="1"/>
      <w:marLeft w:val="0"/>
      <w:marRight w:val="0"/>
      <w:marTop w:val="0"/>
      <w:marBottom w:val="0"/>
      <w:divBdr>
        <w:top w:val="none" w:sz="0" w:space="0" w:color="auto"/>
        <w:left w:val="none" w:sz="0" w:space="0" w:color="auto"/>
        <w:bottom w:val="none" w:sz="0" w:space="0" w:color="auto"/>
        <w:right w:val="none" w:sz="0" w:space="0" w:color="auto"/>
      </w:divBdr>
    </w:div>
    <w:div w:id="575285920">
      <w:bodyDiv w:val="1"/>
      <w:marLeft w:val="0"/>
      <w:marRight w:val="0"/>
      <w:marTop w:val="0"/>
      <w:marBottom w:val="0"/>
      <w:divBdr>
        <w:top w:val="none" w:sz="0" w:space="0" w:color="auto"/>
        <w:left w:val="none" w:sz="0" w:space="0" w:color="auto"/>
        <w:bottom w:val="none" w:sz="0" w:space="0" w:color="auto"/>
        <w:right w:val="none" w:sz="0" w:space="0" w:color="auto"/>
      </w:divBdr>
    </w:div>
    <w:div w:id="589504682">
      <w:bodyDiv w:val="1"/>
      <w:marLeft w:val="0"/>
      <w:marRight w:val="0"/>
      <w:marTop w:val="0"/>
      <w:marBottom w:val="0"/>
      <w:divBdr>
        <w:top w:val="none" w:sz="0" w:space="0" w:color="auto"/>
        <w:left w:val="none" w:sz="0" w:space="0" w:color="auto"/>
        <w:bottom w:val="none" w:sz="0" w:space="0" w:color="auto"/>
        <w:right w:val="none" w:sz="0" w:space="0" w:color="auto"/>
      </w:divBdr>
    </w:div>
    <w:div w:id="615715301">
      <w:bodyDiv w:val="1"/>
      <w:marLeft w:val="0"/>
      <w:marRight w:val="0"/>
      <w:marTop w:val="0"/>
      <w:marBottom w:val="0"/>
      <w:divBdr>
        <w:top w:val="none" w:sz="0" w:space="0" w:color="auto"/>
        <w:left w:val="none" w:sz="0" w:space="0" w:color="auto"/>
        <w:bottom w:val="none" w:sz="0" w:space="0" w:color="auto"/>
        <w:right w:val="none" w:sz="0" w:space="0" w:color="auto"/>
      </w:divBdr>
    </w:div>
    <w:div w:id="817454197">
      <w:bodyDiv w:val="1"/>
      <w:marLeft w:val="0"/>
      <w:marRight w:val="0"/>
      <w:marTop w:val="0"/>
      <w:marBottom w:val="0"/>
      <w:divBdr>
        <w:top w:val="none" w:sz="0" w:space="0" w:color="auto"/>
        <w:left w:val="none" w:sz="0" w:space="0" w:color="auto"/>
        <w:bottom w:val="none" w:sz="0" w:space="0" w:color="auto"/>
        <w:right w:val="none" w:sz="0" w:space="0" w:color="auto"/>
      </w:divBdr>
    </w:div>
    <w:div w:id="850492932">
      <w:bodyDiv w:val="1"/>
      <w:marLeft w:val="0"/>
      <w:marRight w:val="0"/>
      <w:marTop w:val="0"/>
      <w:marBottom w:val="0"/>
      <w:divBdr>
        <w:top w:val="none" w:sz="0" w:space="0" w:color="auto"/>
        <w:left w:val="none" w:sz="0" w:space="0" w:color="auto"/>
        <w:bottom w:val="none" w:sz="0" w:space="0" w:color="auto"/>
        <w:right w:val="none" w:sz="0" w:space="0" w:color="auto"/>
      </w:divBdr>
    </w:div>
    <w:div w:id="878980846">
      <w:bodyDiv w:val="1"/>
      <w:marLeft w:val="0"/>
      <w:marRight w:val="0"/>
      <w:marTop w:val="0"/>
      <w:marBottom w:val="0"/>
      <w:divBdr>
        <w:top w:val="none" w:sz="0" w:space="0" w:color="auto"/>
        <w:left w:val="none" w:sz="0" w:space="0" w:color="auto"/>
        <w:bottom w:val="none" w:sz="0" w:space="0" w:color="auto"/>
        <w:right w:val="none" w:sz="0" w:space="0" w:color="auto"/>
      </w:divBdr>
    </w:div>
    <w:div w:id="926116775">
      <w:bodyDiv w:val="1"/>
      <w:marLeft w:val="0"/>
      <w:marRight w:val="0"/>
      <w:marTop w:val="0"/>
      <w:marBottom w:val="0"/>
      <w:divBdr>
        <w:top w:val="none" w:sz="0" w:space="0" w:color="auto"/>
        <w:left w:val="none" w:sz="0" w:space="0" w:color="auto"/>
        <w:bottom w:val="none" w:sz="0" w:space="0" w:color="auto"/>
        <w:right w:val="none" w:sz="0" w:space="0" w:color="auto"/>
      </w:divBdr>
    </w:div>
    <w:div w:id="934703672">
      <w:bodyDiv w:val="1"/>
      <w:marLeft w:val="0"/>
      <w:marRight w:val="0"/>
      <w:marTop w:val="0"/>
      <w:marBottom w:val="0"/>
      <w:divBdr>
        <w:top w:val="none" w:sz="0" w:space="0" w:color="auto"/>
        <w:left w:val="none" w:sz="0" w:space="0" w:color="auto"/>
        <w:bottom w:val="none" w:sz="0" w:space="0" w:color="auto"/>
        <w:right w:val="none" w:sz="0" w:space="0" w:color="auto"/>
      </w:divBdr>
    </w:div>
    <w:div w:id="946348303">
      <w:bodyDiv w:val="1"/>
      <w:marLeft w:val="0"/>
      <w:marRight w:val="0"/>
      <w:marTop w:val="0"/>
      <w:marBottom w:val="0"/>
      <w:divBdr>
        <w:top w:val="none" w:sz="0" w:space="0" w:color="auto"/>
        <w:left w:val="none" w:sz="0" w:space="0" w:color="auto"/>
        <w:bottom w:val="none" w:sz="0" w:space="0" w:color="auto"/>
        <w:right w:val="none" w:sz="0" w:space="0" w:color="auto"/>
      </w:divBdr>
    </w:div>
    <w:div w:id="949313871">
      <w:bodyDiv w:val="1"/>
      <w:marLeft w:val="0"/>
      <w:marRight w:val="0"/>
      <w:marTop w:val="0"/>
      <w:marBottom w:val="0"/>
      <w:divBdr>
        <w:top w:val="none" w:sz="0" w:space="0" w:color="auto"/>
        <w:left w:val="none" w:sz="0" w:space="0" w:color="auto"/>
        <w:bottom w:val="none" w:sz="0" w:space="0" w:color="auto"/>
        <w:right w:val="none" w:sz="0" w:space="0" w:color="auto"/>
      </w:divBdr>
    </w:div>
    <w:div w:id="1003360350">
      <w:bodyDiv w:val="1"/>
      <w:marLeft w:val="0"/>
      <w:marRight w:val="0"/>
      <w:marTop w:val="0"/>
      <w:marBottom w:val="0"/>
      <w:divBdr>
        <w:top w:val="none" w:sz="0" w:space="0" w:color="auto"/>
        <w:left w:val="none" w:sz="0" w:space="0" w:color="auto"/>
        <w:bottom w:val="none" w:sz="0" w:space="0" w:color="auto"/>
        <w:right w:val="none" w:sz="0" w:space="0" w:color="auto"/>
      </w:divBdr>
    </w:div>
    <w:div w:id="1006204260">
      <w:bodyDiv w:val="1"/>
      <w:marLeft w:val="0"/>
      <w:marRight w:val="0"/>
      <w:marTop w:val="0"/>
      <w:marBottom w:val="0"/>
      <w:divBdr>
        <w:top w:val="none" w:sz="0" w:space="0" w:color="auto"/>
        <w:left w:val="none" w:sz="0" w:space="0" w:color="auto"/>
        <w:bottom w:val="none" w:sz="0" w:space="0" w:color="auto"/>
        <w:right w:val="none" w:sz="0" w:space="0" w:color="auto"/>
      </w:divBdr>
    </w:div>
    <w:div w:id="1053818948">
      <w:bodyDiv w:val="1"/>
      <w:marLeft w:val="0"/>
      <w:marRight w:val="0"/>
      <w:marTop w:val="0"/>
      <w:marBottom w:val="0"/>
      <w:divBdr>
        <w:top w:val="none" w:sz="0" w:space="0" w:color="auto"/>
        <w:left w:val="none" w:sz="0" w:space="0" w:color="auto"/>
        <w:bottom w:val="none" w:sz="0" w:space="0" w:color="auto"/>
        <w:right w:val="none" w:sz="0" w:space="0" w:color="auto"/>
      </w:divBdr>
    </w:div>
    <w:div w:id="1104230578">
      <w:bodyDiv w:val="1"/>
      <w:marLeft w:val="0"/>
      <w:marRight w:val="0"/>
      <w:marTop w:val="0"/>
      <w:marBottom w:val="0"/>
      <w:divBdr>
        <w:top w:val="none" w:sz="0" w:space="0" w:color="auto"/>
        <w:left w:val="none" w:sz="0" w:space="0" w:color="auto"/>
        <w:bottom w:val="none" w:sz="0" w:space="0" w:color="auto"/>
        <w:right w:val="none" w:sz="0" w:space="0" w:color="auto"/>
      </w:divBdr>
    </w:div>
    <w:div w:id="1148472664">
      <w:bodyDiv w:val="1"/>
      <w:marLeft w:val="0"/>
      <w:marRight w:val="0"/>
      <w:marTop w:val="0"/>
      <w:marBottom w:val="0"/>
      <w:divBdr>
        <w:top w:val="none" w:sz="0" w:space="0" w:color="auto"/>
        <w:left w:val="none" w:sz="0" w:space="0" w:color="auto"/>
        <w:bottom w:val="none" w:sz="0" w:space="0" w:color="auto"/>
        <w:right w:val="none" w:sz="0" w:space="0" w:color="auto"/>
      </w:divBdr>
    </w:div>
    <w:div w:id="1230841311">
      <w:bodyDiv w:val="1"/>
      <w:marLeft w:val="0"/>
      <w:marRight w:val="0"/>
      <w:marTop w:val="0"/>
      <w:marBottom w:val="0"/>
      <w:divBdr>
        <w:top w:val="none" w:sz="0" w:space="0" w:color="auto"/>
        <w:left w:val="none" w:sz="0" w:space="0" w:color="auto"/>
        <w:bottom w:val="none" w:sz="0" w:space="0" w:color="auto"/>
        <w:right w:val="none" w:sz="0" w:space="0" w:color="auto"/>
      </w:divBdr>
      <w:divsChild>
        <w:div w:id="1401782173">
          <w:marLeft w:val="0"/>
          <w:marRight w:val="0"/>
          <w:marTop w:val="0"/>
          <w:marBottom w:val="0"/>
          <w:divBdr>
            <w:top w:val="none" w:sz="0" w:space="0" w:color="auto"/>
            <w:left w:val="none" w:sz="0" w:space="0" w:color="auto"/>
            <w:bottom w:val="none" w:sz="0" w:space="0" w:color="auto"/>
            <w:right w:val="none" w:sz="0" w:space="0" w:color="auto"/>
          </w:divBdr>
          <w:divsChild>
            <w:div w:id="483083127">
              <w:marLeft w:val="0"/>
              <w:marRight w:val="0"/>
              <w:marTop w:val="0"/>
              <w:marBottom w:val="0"/>
              <w:divBdr>
                <w:top w:val="none" w:sz="0" w:space="0" w:color="auto"/>
                <w:left w:val="none" w:sz="0" w:space="0" w:color="auto"/>
                <w:bottom w:val="none" w:sz="0" w:space="0" w:color="auto"/>
                <w:right w:val="none" w:sz="0" w:space="0" w:color="auto"/>
              </w:divBdr>
              <w:divsChild>
                <w:div w:id="603614083">
                  <w:marLeft w:val="0"/>
                  <w:marRight w:val="0"/>
                  <w:marTop w:val="0"/>
                  <w:marBottom w:val="0"/>
                  <w:divBdr>
                    <w:top w:val="none" w:sz="0" w:space="0" w:color="auto"/>
                    <w:left w:val="none" w:sz="0" w:space="0" w:color="auto"/>
                    <w:bottom w:val="none" w:sz="0" w:space="0" w:color="auto"/>
                    <w:right w:val="none" w:sz="0" w:space="0" w:color="auto"/>
                  </w:divBdr>
                  <w:divsChild>
                    <w:div w:id="1691450484">
                      <w:marLeft w:val="0"/>
                      <w:marRight w:val="0"/>
                      <w:marTop w:val="0"/>
                      <w:marBottom w:val="0"/>
                      <w:divBdr>
                        <w:top w:val="none" w:sz="0" w:space="0" w:color="auto"/>
                        <w:left w:val="none" w:sz="0" w:space="0" w:color="auto"/>
                        <w:bottom w:val="none" w:sz="0" w:space="0" w:color="auto"/>
                        <w:right w:val="none" w:sz="0" w:space="0" w:color="auto"/>
                      </w:divBdr>
                      <w:divsChild>
                        <w:div w:id="29839398">
                          <w:marLeft w:val="0"/>
                          <w:marRight w:val="0"/>
                          <w:marTop w:val="0"/>
                          <w:marBottom w:val="0"/>
                          <w:divBdr>
                            <w:top w:val="none" w:sz="0" w:space="0" w:color="auto"/>
                            <w:left w:val="none" w:sz="0" w:space="0" w:color="auto"/>
                            <w:bottom w:val="none" w:sz="0" w:space="0" w:color="auto"/>
                            <w:right w:val="none" w:sz="0" w:space="0" w:color="auto"/>
                          </w:divBdr>
                          <w:divsChild>
                            <w:div w:id="8677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000597">
      <w:bodyDiv w:val="1"/>
      <w:marLeft w:val="0"/>
      <w:marRight w:val="0"/>
      <w:marTop w:val="0"/>
      <w:marBottom w:val="0"/>
      <w:divBdr>
        <w:top w:val="none" w:sz="0" w:space="0" w:color="auto"/>
        <w:left w:val="none" w:sz="0" w:space="0" w:color="auto"/>
        <w:bottom w:val="none" w:sz="0" w:space="0" w:color="auto"/>
        <w:right w:val="none" w:sz="0" w:space="0" w:color="auto"/>
      </w:divBdr>
    </w:div>
    <w:div w:id="1325089677">
      <w:bodyDiv w:val="1"/>
      <w:marLeft w:val="0"/>
      <w:marRight w:val="0"/>
      <w:marTop w:val="0"/>
      <w:marBottom w:val="0"/>
      <w:divBdr>
        <w:top w:val="none" w:sz="0" w:space="0" w:color="auto"/>
        <w:left w:val="none" w:sz="0" w:space="0" w:color="auto"/>
        <w:bottom w:val="none" w:sz="0" w:space="0" w:color="auto"/>
        <w:right w:val="none" w:sz="0" w:space="0" w:color="auto"/>
      </w:divBdr>
    </w:div>
    <w:div w:id="1325275452">
      <w:bodyDiv w:val="1"/>
      <w:marLeft w:val="0"/>
      <w:marRight w:val="0"/>
      <w:marTop w:val="0"/>
      <w:marBottom w:val="0"/>
      <w:divBdr>
        <w:top w:val="none" w:sz="0" w:space="0" w:color="auto"/>
        <w:left w:val="none" w:sz="0" w:space="0" w:color="auto"/>
        <w:bottom w:val="none" w:sz="0" w:space="0" w:color="auto"/>
        <w:right w:val="none" w:sz="0" w:space="0" w:color="auto"/>
      </w:divBdr>
      <w:divsChild>
        <w:div w:id="1454210439">
          <w:marLeft w:val="0"/>
          <w:marRight w:val="0"/>
          <w:marTop w:val="0"/>
          <w:marBottom w:val="0"/>
          <w:divBdr>
            <w:top w:val="none" w:sz="0" w:space="0" w:color="auto"/>
            <w:left w:val="none" w:sz="0" w:space="0" w:color="auto"/>
            <w:bottom w:val="none" w:sz="0" w:space="0" w:color="auto"/>
            <w:right w:val="none" w:sz="0" w:space="0" w:color="auto"/>
          </w:divBdr>
          <w:divsChild>
            <w:div w:id="744379100">
              <w:marLeft w:val="0"/>
              <w:marRight w:val="0"/>
              <w:marTop w:val="0"/>
              <w:marBottom w:val="0"/>
              <w:divBdr>
                <w:top w:val="none" w:sz="0" w:space="0" w:color="auto"/>
                <w:left w:val="none" w:sz="0" w:space="0" w:color="auto"/>
                <w:bottom w:val="none" w:sz="0" w:space="0" w:color="auto"/>
                <w:right w:val="none" w:sz="0" w:space="0" w:color="auto"/>
              </w:divBdr>
              <w:divsChild>
                <w:div w:id="811947012">
                  <w:marLeft w:val="0"/>
                  <w:marRight w:val="0"/>
                  <w:marTop w:val="0"/>
                  <w:marBottom w:val="0"/>
                  <w:divBdr>
                    <w:top w:val="none" w:sz="0" w:space="0" w:color="auto"/>
                    <w:left w:val="none" w:sz="0" w:space="0" w:color="auto"/>
                    <w:bottom w:val="none" w:sz="0" w:space="0" w:color="auto"/>
                    <w:right w:val="none" w:sz="0" w:space="0" w:color="auto"/>
                  </w:divBdr>
                  <w:divsChild>
                    <w:div w:id="1704482640">
                      <w:marLeft w:val="0"/>
                      <w:marRight w:val="0"/>
                      <w:marTop w:val="0"/>
                      <w:marBottom w:val="0"/>
                      <w:divBdr>
                        <w:top w:val="none" w:sz="0" w:space="0" w:color="auto"/>
                        <w:left w:val="none" w:sz="0" w:space="0" w:color="auto"/>
                        <w:bottom w:val="none" w:sz="0" w:space="0" w:color="auto"/>
                        <w:right w:val="none" w:sz="0" w:space="0" w:color="auto"/>
                      </w:divBdr>
                      <w:divsChild>
                        <w:div w:id="1912352340">
                          <w:marLeft w:val="0"/>
                          <w:marRight w:val="0"/>
                          <w:marTop w:val="0"/>
                          <w:marBottom w:val="0"/>
                          <w:divBdr>
                            <w:top w:val="none" w:sz="0" w:space="0" w:color="auto"/>
                            <w:left w:val="none" w:sz="0" w:space="0" w:color="auto"/>
                            <w:bottom w:val="none" w:sz="0" w:space="0" w:color="auto"/>
                            <w:right w:val="none" w:sz="0" w:space="0" w:color="auto"/>
                          </w:divBdr>
                          <w:divsChild>
                            <w:div w:id="10050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645831">
      <w:bodyDiv w:val="1"/>
      <w:marLeft w:val="0"/>
      <w:marRight w:val="0"/>
      <w:marTop w:val="0"/>
      <w:marBottom w:val="0"/>
      <w:divBdr>
        <w:top w:val="none" w:sz="0" w:space="0" w:color="auto"/>
        <w:left w:val="none" w:sz="0" w:space="0" w:color="auto"/>
        <w:bottom w:val="none" w:sz="0" w:space="0" w:color="auto"/>
        <w:right w:val="none" w:sz="0" w:space="0" w:color="auto"/>
      </w:divBdr>
    </w:div>
    <w:div w:id="1412268005">
      <w:bodyDiv w:val="1"/>
      <w:marLeft w:val="0"/>
      <w:marRight w:val="0"/>
      <w:marTop w:val="0"/>
      <w:marBottom w:val="0"/>
      <w:divBdr>
        <w:top w:val="none" w:sz="0" w:space="0" w:color="auto"/>
        <w:left w:val="none" w:sz="0" w:space="0" w:color="auto"/>
        <w:bottom w:val="none" w:sz="0" w:space="0" w:color="auto"/>
        <w:right w:val="none" w:sz="0" w:space="0" w:color="auto"/>
      </w:divBdr>
      <w:divsChild>
        <w:div w:id="1014695922">
          <w:marLeft w:val="0"/>
          <w:marRight w:val="0"/>
          <w:marTop w:val="0"/>
          <w:marBottom w:val="0"/>
          <w:divBdr>
            <w:top w:val="none" w:sz="0" w:space="0" w:color="auto"/>
            <w:left w:val="none" w:sz="0" w:space="0" w:color="auto"/>
            <w:bottom w:val="none" w:sz="0" w:space="0" w:color="auto"/>
            <w:right w:val="none" w:sz="0" w:space="0" w:color="auto"/>
          </w:divBdr>
          <w:divsChild>
            <w:div w:id="474033190">
              <w:marLeft w:val="0"/>
              <w:marRight w:val="0"/>
              <w:marTop w:val="0"/>
              <w:marBottom w:val="0"/>
              <w:divBdr>
                <w:top w:val="none" w:sz="0" w:space="0" w:color="auto"/>
                <w:left w:val="none" w:sz="0" w:space="0" w:color="auto"/>
                <w:bottom w:val="none" w:sz="0" w:space="0" w:color="auto"/>
                <w:right w:val="none" w:sz="0" w:space="0" w:color="auto"/>
              </w:divBdr>
              <w:divsChild>
                <w:div w:id="1525746449">
                  <w:marLeft w:val="0"/>
                  <w:marRight w:val="0"/>
                  <w:marTop w:val="0"/>
                  <w:marBottom w:val="0"/>
                  <w:divBdr>
                    <w:top w:val="none" w:sz="0" w:space="0" w:color="auto"/>
                    <w:left w:val="none" w:sz="0" w:space="0" w:color="auto"/>
                    <w:bottom w:val="none" w:sz="0" w:space="0" w:color="auto"/>
                    <w:right w:val="none" w:sz="0" w:space="0" w:color="auto"/>
                  </w:divBdr>
                  <w:divsChild>
                    <w:div w:id="2006516181">
                      <w:marLeft w:val="0"/>
                      <w:marRight w:val="0"/>
                      <w:marTop w:val="0"/>
                      <w:marBottom w:val="0"/>
                      <w:divBdr>
                        <w:top w:val="none" w:sz="0" w:space="0" w:color="auto"/>
                        <w:left w:val="none" w:sz="0" w:space="0" w:color="auto"/>
                        <w:bottom w:val="none" w:sz="0" w:space="0" w:color="auto"/>
                        <w:right w:val="none" w:sz="0" w:space="0" w:color="auto"/>
                      </w:divBdr>
                      <w:divsChild>
                        <w:div w:id="552541005">
                          <w:marLeft w:val="0"/>
                          <w:marRight w:val="0"/>
                          <w:marTop w:val="0"/>
                          <w:marBottom w:val="0"/>
                          <w:divBdr>
                            <w:top w:val="none" w:sz="0" w:space="0" w:color="auto"/>
                            <w:left w:val="none" w:sz="0" w:space="0" w:color="auto"/>
                            <w:bottom w:val="none" w:sz="0" w:space="0" w:color="auto"/>
                            <w:right w:val="none" w:sz="0" w:space="0" w:color="auto"/>
                          </w:divBdr>
                          <w:divsChild>
                            <w:div w:id="17745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1017">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5147525">
      <w:bodyDiv w:val="1"/>
      <w:marLeft w:val="0"/>
      <w:marRight w:val="0"/>
      <w:marTop w:val="0"/>
      <w:marBottom w:val="0"/>
      <w:divBdr>
        <w:top w:val="none" w:sz="0" w:space="0" w:color="auto"/>
        <w:left w:val="none" w:sz="0" w:space="0" w:color="auto"/>
        <w:bottom w:val="none" w:sz="0" w:space="0" w:color="auto"/>
        <w:right w:val="none" w:sz="0" w:space="0" w:color="auto"/>
      </w:divBdr>
    </w:div>
    <w:div w:id="1427922354">
      <w:bodyDiv w:val="1"/>
      <w:marLeft w:val="0"/>
      <w:marRight w:val="0"/>
      <w:marTop w:val="0"/>
      <w:marBottom w:val="0"/>
      <w:divBdr>
        <w:top w:val="none" w:sz="0" w:space="0" w:color="auto"/>
        <w:left w:val="none" w:sz="0" w:space="0" w:color="auto"/>
        <w:bottom w:val="none" w:sz="0" w:space="0" w:color="auto"/>
        <w:right w:val="none" w:sz="0" w:space="0" w:color="auto"/>
      </w:divBdr>
      <w:divsChild>
        <w:div w:id="207031716">
          <w:marLeft w:val="0"/>
          <w:marRight w:val="0"/>
          <w:marTop w:val="0"/>
          <w:marBottom w:val="0"/>
          <w:divBdr>
            <w:top w:val="none" w:sz="0" w:space="0" w:color="auto"/>
            <w:left w:val="none" w:sz="0" w:space="0" w:color="auto"/>
            <w:bottom w:val="none" w:sz="0" w:space="0" w:color="auto"/>
            <w:right w:val="none" w:sz="0" w:space="0" w:color="auto"/>
          </w:divBdr>
          <w:divsChild>
            <w:div w:id="1048341725">
              <w:marLeft w:val="0"/>
              <w:marRight w:val="0"/>
              <w:marTop w:val="0"/>
              <w:marBottom w:val="0"/>
              <w:divBdr>
                <w:top w:val="none" w:sz="0" w:space="0" w:color="auto"/>
                <w:left w:val="none" w:sz="0" w:space="0" w:color="auto"/>
                <w:bottom w:val="none" w:sz="0" w:space="0" w:color="auto"/>
                <w:right w:val="none" w:sz="0" w:space="0" w:color="auto"/>
              </w:divBdr>
              <w:divsChild>
                <w:div w:id="707723713">
                  <w:marLeft w:val="0"/>
                  <w:marRight w:val="0"/>
                  <w:marTop w:val="0"/>
                  <w:marBottom w:val="0"/>
                  <w:divBdr>
                    <w:top w:val="none" w:sz="0" w:space="0" w:color="auto"/>
                    <w:left w:val="none" w:sz="0" w:space="0" w:color="auto"/>
                    <w:bottom w:val="none" w:sz="0" w:space="0" w:color="auto"/>
                    <w:right w:val="none" w:sz="0" w:space="0" w:color="auto"/>
                  </w:divBdr>
                  <w:divsChild>
                    <w:div w:id="124466304">
                      <w:marLeft w:val="0"/>
                      <w:marRight w:val="0"/>
                      <w:marTop w:val="0"/>
                      <w:marBottom w:val="0"/>
                      <w:divBdr>
                        <w:top w:val="none" w:sz="0" w:space="0" w:color="auto"/>
                        <w:left w:val="none" w:sz="0" w:space="0" w:color="auto"/>
                        <w:bottom w:val="none" w:sz="0" w:space="0" w:color="auto"/>
                        <w:right w:val="none" w:sz="0" w:space="0" w:color="auto"/>
                      </w:divBdr>
                      <w:divsChild>
                        <w:div w:id="2107263502">
                          <w:marLeft w:val="0"/>
                          <w:marRight w:val="0"/>
                          <w:marTop w:val="0"/>
                          <w:marBottom w:val="0"/>
                          <w:divBdr>
                            <w:top w:val="none" w:sz="0" w:space="0" w:color="auto"/>
                            <w:left w:val="none" w:sz="0" w:space="0" w:color="auto"/>
                            <w:bottom w:val="none" w:sz="0" w:space="0" w:color="auto"/>
                            <w:right w:val="none" w:sz="0" w:space="0" w:color="auto"/>
                          </w:divBdr>
                          <w:divsChild>
                            <w:div w:id="3318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898458">
      <w:bodyDiv w:val="1"/>
      <w:marLeft w:val="0"/>
      <w:marRight w:val="0"/>
      <w:marTop w:val="0"/>
      <w:marBottom w:val="0"/>
      <w:divBdr>
        <w:top w:val="none" w:sz="0" w:space="0" w:color="auto"/>
        <w:left w:val="none" w:sz="0" w:space="0" w:color="auto"/>
        <w:bottom w:val="none" w:sz="0" w:space="0" w:color="auto"/>
        <w:right w:val="none" w:sz="0" w:space="0" w:color="auto"/>
      </w:divBdr>
    </w:div>
    <w:div w:id="1504780770">
      <w:bodyDiv w:val="1"/>
      <w:marLeft w:val="0"/>
      <w:marRight w:val="0"/>
      <w:marTop w:val="0"/>
      <w:marBottom w:val="0"/>
      <w:divBdr>
        <w:top w:val="none" w:sz="0" w:space="0" w:color="auto"/>
        <w:left w:val="none" w:sz="0" w:space="0" w:color="auto"/>
        <w:bottom w:val="none" w:sz="0" w:space="0" w:color="auto"/>
        <w:right w:val="none" w:sz="0" w:space="0" w:color="auto"/>
      </w:divBdr>
      <w:divsChild>
        <w:div w:id="1254238837">
          <w:marLeft w:val="0"/>
          <w:marRight w:val="0"/>
          <w:marTop w:val="0"/>
          <w:marBottom w:val="0"/>
          <w:divBdr>
            <w:top w:val="none" w:sz="0" w:space="0" w:color="auto"/>
            <w:left w:val="none" w:sz="0" w:space="0" w:color="auto"/>
            <w:bottom w:val="none" w:sz="0" w:space="0" w:color="auto"/>
            <w:right w:val="none" w:sz="0" w:space="0" w:color="auto"/>
          </w:divBdr>
          <w:divsChild>
            <w:div w:id="998272710">
              <w:marLeft w:val="0"/>
              <w:marRight w:val="0"/>
              <w:marTop w:val="0"/>
              <w:marBottom w:val="0"/>
              <w:divBdr>
                <w:top w:val="none" w:sz="0" w:space="0" w:color="auto"/>
                <w:left w:val="none" w:sz="0" w:space="0" w:color="auto"/>
                <w:bottom w:val="none" w:sz="0" w:space="0" w:color="auto"/>
                <w:right w:val="none" w:sz="0" w:space="0" w:color="auto"/>
              </w:divBdr>
              <w:divsChild>
                <w:div w:id="410808446">
                  <w:marLeft w:val="0"/>
                  <w:marRight w:val="0"/>
                  <w:marTop w:val="0"/>
                  <w:marBottom w:val="0"/>
                  <w:divBdr>
                    <w:top w:val="none" w:sz="0" w:space="0" w:color="auto"/>
                    <w:left w:val="none" w:sz="0" w:space="0" w:color="auto"/>
                    <w:bottom w:val="none" w:sz="0" w:space="0" w:color="auto"/>
                    <w:right w:val="none" w:sz="0" w:space="0" w:color="auto"/>
                  </w:divBdr>
                  <w:divsChild>
                    <w:div w:id="5333069">
                      <w:marLeft w:val="0"/>
                      <w:marRight w:val="0"/>
                      <w:marTop w:val="0"/>
                      <w:marBottom w:val="0"/>
                      <w:divBdr>
                        <w:top w:val="none" w:sz="0" w:space="0" w:color="auto"/>
                        <w:left w:val="none" w:sz="0" w:space="0" w:color="auto"/>
                        <w:bottom w:val="none" w:sz="0" w:space="0" w:color="auto"/>
                        <w:right w:val="none" w:sz="0" w:space="0" w:color="auto"/>
                      </w:divBdr>
                      <w:divsChild>
                        <w:div w:id="190842704">
                          <w:marLeft w:val="0"/>
                          <w:marRight w:val="0"/>
                          <w:marTop w:val="0"/>
                          <w:marBottom w:val="0"/>
                          <w:divBdr>
                            <w:top w:val="none" w:sz="0" w:space="0" w:color="auto"/>
                            <w:left w:val="none" w:sz="0" w:space="0" w:color="auto"/>
                            <w:bottom w:val="none" w:sz="0" w:space="0" w:color="auto"/>
                            <w:right w:val="none" w:sz="0" w:space="0" w:color="auto"/>
                          </w:divBdr>
                          <w:divsChild>
                            <w:div w:id="20407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359261">
      <w:bodyDiv w:val="1"/>
      <w:marLeft w:val="0"/>
      <w:marRight w:val="0"/>
      <w:marTop w:val="0"/>
      <w:marBottom w:val="0"/>
      <w:divBdr>
        <w:top w:val="none" w:sz="0" w:space="0" w:color="auto"/>
        <w:left w:val="none" w:sz="0" w:space="0" w:color="auto"/>
        <w:bottom w:val="none" w:sz="0" w:space="0" w:color="auto"/>
        <w:right w:val="none" w:sz="0" w:space="0" w:color="auto"/>
      </w:divBdr>
    </w:div>
    <w:div w:id="1514029260">
      <w:bodyDiv w:val="1"/>
      <w:marLeft w:val="0"/>
      <w:marRight w:val="0"/>
      <w:marTop w:val="0"/>
      <w:marBottom w:val="0"/>
      <w:divBdr>
        <w:top w:val="none" w:sz="0" w:space="0" w:color="auto"/>
        <w:left w:val="none" w:sz="0" w:space="0" w:color="auto"/>
        <w:bottom w:val="none" w:sz="0" w:space="0" w:color="auto"/>
        <w:right w:val="none" w:sz="0" w:space="0" w:color="auto"/>
      </w:divBdr>
    </w:div>
    <w:div w:id="1540892684">
      <w:bodyDiv w:val="1"/>
      <w:marLeft w:val="0"/>
      <w:marRight w:val="0"/>
      <w:marTop w:val="0"/>
      <w:marBottom w:val="0"/>
      <w:divBdr>
        <w:top w:val="none" w:sz="0" w:space="0" w:color="auto"/>
        <w:left w:val="none" w:sz="0" w:space="0" w:color="auto"/>
        <w:bottom w:val="none" w:sz="0" w:space="0" w:color="auto"/>
        <w:right w:val="none" w:sz="0" w:space="0" w:color="auto"/>
      </w:divBdr>
    </w:div>
    <w:div w:id="1614558118">
      <w:bodyDiv w:val="1"/>
      <w:marLeft w:val="0"/>
      <w:marRight w:val="0"/>
      <w:marTop w:val="0"/>
      <w:marBottom w:val="0"/>
      <w:divBdr>
        <w:top w:val="none" w:sz="0" w:space="0" w:color="auto"/>
        <w:left w:val="none" w:sz="0" w:space="0" w:color="auto"/>
        <w:bottom w:val="none" w:sz="0" w:space="0" w:color="auto"/>
        <w:right w:val="none" w:sz="0" w:space="0" w:color="auto"/>
      </w:divBdr>
    </w:div>
    <w:div w:id="1632202605">
      <w:bodyDiv w:val="1"/>
      <w:marLeft w:val="0"/>
      <w:marRight w:val="0"/>
      <w:marTop w:val="0"/>
      <w:marBottom w:val="0"/>
      <w:divBdr>
        <w:top w:val="none" w:sz="0" w:space="0" w:color="auto"/>
        <w:left w:val="none" w:sz="0" w:space="0" w:color="auto"/>
        <w:bottom w:val="none" w:sz="0" w:space="0" w:color="auto"/>
        <w:right w:val="none" w:sz="0" w:space="0" w:color="auto"/>
      </w:divBdr>
    </w:div>
    <w:div w:id="1634021442">
      <w:bodyDiv w:val="1"/>
      <w:marLeft w:val="0"/>
      <w:marRight w:val="0"/>
      <w:marTop w:val="0"/>
      <w:marBottom w:val="0"/>
      <w:divBdr>
        <w:top w:val="none" w:sz="0" w:space="0" w:color="auto"/>
        <w:left w:val="none" w:sz="0" w:space="0" w:color="auto"/>
        <w:bottom w:val="none" w:sz="0" w:space="0" w:color="auto"/>
        <w:right w:val="none" w:sz="0" w:space="0" w:color="auto"/>
      </w:divBdr>
    </w:div>
    <w:div w:id="1668947365">
      <w:bodyDiv w:val="1"/>
      <w:marLeft w:val="0"/>
      <w:marRight w:val="0"/>
      <w:marTop w:val="0"/>
      <w:marBottom w:val="0"/>
      <w:divBdr>
        <w:top w:val="none" w:sz="0" w:space="0" w:color="auto"/>
        <w:left w:val="none" w:sz="0" w:space="0" w:color="auto"/>
        <w:bottom w:val="none" w:sz="0" w:space="0" w:color="auto"/>
        <w:right w:val="none" w:sz="0" w:space="0" w:color="auto"/>
      </w:divBdr>
    </w:div>
    <w:div w:id="1737362337">
      <w:bodyDiv w:val="1"/>
      <w:marLeft w:val="0"/>
      <w:marRight w:val="0"/>
      <w:marTop w:val="0"/>
      <w:marBottom w:val="0"/>
      <w:divBdr>
        <w:top w:val="none" w:sz="0" w:space="0" w:color="auto"/>
        <w:left w:val="none" w:sz="0" w:space="0" w:color="auto"/>
        <w:bottom w:val="none" w:sz="0" w:space="0" w:color="auto"/>
        <w:right w:val="none" w:sz="0" w:space="0" w:color="auto"/>
      </w:divBdr>
    </w:div>
    <w:div w:id="1745299805">
      <w:bodyDiv w:val="1"/>
      <w:marLeft w:val="0"/>
      <w:marRight w:val="0"/>
      <w:marTop w:val="0"/>
      <w:marBottom w:val="0"/>
      <w:divBdr>
        <w:top w:val="none" w:sz="0" w:space="0" w:color="auto"/>
        <w:left w:val="none" w:sz="0" w:space="0" w:color="auto"/>
        <w:bottom w:val="none" w:sz="0" w:space="0" w:color="auto"/>
        <w:right w:val="none" w:sz="0" w:space="0" w:color="auto"/>
      </w:divBdr>
    </w:div>
    <w:div w:id="1754276655">
      <w:bodyDiv w:val="1"/>
      <w:marLeft w:val="0"/>
      <w:marRight w:val="0"/>
      <w:marTop w:val="0"/>
      <w:marBottom w:val="0"/>
      <w:divBdr>
        <w:top w:val="none" w:sz="0" w:space="0" w:color="auto"/>
        <w:left w:val="none" w:sz="0" w:space="0" w:color="auto"/>
        <w:bottom w:val="none" w:sz="0" w:space="0" w:color="auto"/>
        <w:right w:val="none" w:sz="0" w:space="0" w:color="auto"/>
      </w:divBdr>
      <w:divsChild>
        <w:div w:id="202597406">
          <w:marLeft w:val="0"/>
          <w:marRight w:val="0"/>
          <w:marTop w:val="0"/>
          <w:marBottom w:val="0"/>
          <w:divBdr>
            <w:top w:val="none" w:sz="0" w:space="0" w:color="auto"/>
            <w:left w:val="none" w:sz="0" w:space="0" w:color="auto"/>
            <w:bottom w:val="none" w:sz="0" w:space="0" w:color="auto"/>
            <w:right w:val="none" w:sz="0" w:space="0" w:color="auto"/>
          </w:divBdr>
          <w:divsChild>
            <w:div w:id="765149152">
              <w:marLeft w:val="0"/>
              <w:marRight w:val="0"/>
              <w:marTop w:val="0"/>
              <w:marBottom w:val="0"/>
              <w:divBdr>
                <w:top w:val="none" w:sz="0" w:space="0" w:color="auto"/>
                <w:left w:val="none" w:sz="0" w:space="0" w:color="auto"/>
                <w:bottom w:val="none" w:sz="0" w:space="0" w:color="auto"/>
                <w:right w:val="none" w:sz="0" w:space="0" w:color="auto"/>
              </w:divBdr>
              <w:divsChild>
                <w:div w:id="747196373">
                  <w:marLeft w:val="0"/>
                  <w:marRight w:val="0"/>
                  <w:marTop w:val="0"/>
                  <w:marBottom w:val="0"/>
                  <w:divBdr>
                    <w:top w:val="none" w:sz="0" w:space="0" w:color="auto"/>
                    <w:left w:val="none" w:sz="0" w:space="0" w:color="auto"/>
                    <w:bottom w:val="none" w:sz="0" w:space="0" w:color="auto"/>
                    <w:right w:val="none" w:sz="0" w:space="0" w:color="auto"/>
                  </w:divBdr>
                  <w:divsChild>
                    <w:div w:id="670716545">
                      <w:marLeft w:val="0"/>
                      <w:marRight w:val="0"/>
                      <w:marTop w:val="0"/>
                      <w:marBottom w:val="0"/>
                      <w:divBdr>
                        <w:top w:val="none" w:sz="0" w:space="0" w:color="auto"/>
                        <w:left w:val="none" w:sz="0" w:space="0" w:color="auto"/>
                        <w:bottom w:val="none" w:sz="0" w:space="0" w:color="auto"/>
                        <w:right w:val="none" w:sz="0" w:space="0" w:color="auto"/>
                      </w:divBdr>
                      <w:divsChild>
                        <w:div w:id="2044091019">
                          <w:marLeft w:val="0"/>
                          <w:marRight w:val="0"/>
                          <w:marTop w:val="0"/>
                          <w:marBottom w:val="0"/>
                          <w:divBdr>
                            <w:top w:val="none" w:sz="0" w:space="0" w:color="auto"/>
                            <w:left w:val="none" w:sz="0" w:space="0" w:color="auto"/>
                            <w:bottom w:val="none" w:sz="0" w:space="0" w:color="auto"/>
                            <w:right w:val="none" w:sz="0" w:space="0" w:color="auto"/>
                          </w:divBdr>
                          <w:divsChild>
                            <w:div w:id="7716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983232">
      <w:bodyDiv w:val="1"/>
      <w:marLeft w:val="0"/>
      <w:marRight w:val="0"/>
      <w:marTop w:val="0"/>
      <w:marBottom w:val="0"/>
      <w:divBdr>
        <w:top w:val="none" w:sz="0" w:space="0" w:color="auto"/>
        <w:left w:val="none" w:sz="0" w:space="0" w:color="auto"/>
        <w:bottom w:val="none" w:sz="0" w:space="0" w:color="auto"/>
        <w:right w:val="none" w:sz="0" w:space="0" w:color="auto"/>
      </w:divBdr>
    </w:div>
    <w:div w:id="1852524628">
      <w:bodyDiv w:val="1"/>
      <w:marLeft w:val="0"/>
      <w:marRight w:val="0"/>
      <w:marTop w:val="0"/>
      <w:marBottom w:val="0"/>
      <w:divBdr>
        <w:top w:val="none" w:sz="0" w:space="0" w:color="auto"/>
        <w:left w:val="none" w:sz="0" w:space="0" w:color="auto"/>
        <w:bottom w:val="none" w:sz="0" w:space="0" w:color="auto"/>
        <w:right w:val="none" w:sz="0" w:space="0" w:color="auto"/>
      </w:divBdr>
    </w:div>
    <w:div w:id="1868257478">
      <w:bodyDiv w:val="1"/>
      <w:marLeft w:val="0"/>
      <w:marRight w:val="0"/>
      <w:marTop w:val="0"/>
      <w:marBottom w:val="0"/>
      <w:divBdr>
        <w:top w:val="none" w:sz="0" w:space="0" w:color="auto"/>
        <w:left w:val="none" w:sz="0" w:space="0" w:color="auto"/>
        <w:bottom w:val="none" w:sz="0" w:space="0" w:color="auto"/>
        <w:right w:val="none" w:sz="0" w:space="0" w:color="auto"/>
      </w:divBdr>
    </w:div>
    <w:div w:id="1965769012">
      <w:bodyDiv w:val="1"/>
      <w:marLeft w:val="0"/>
      <w:marRight w:val="0"/>
      <w:marTop w:val="0"/>
      <w:marBottom w:val="0"/>
      <w:divBdr>
        <w:top w:val="none" w:sz="0" w:space="0" w:color="auto"/>
        <w:left w:val="none" w:sz="0" w:space="0" w:color="auto"/>
        <w:bottom w:val="none" w:sz="0" w:space="0" w:color="auto"/>
        <w:right w:val="none" w:sz="0" w:space="0" w:color="auto"/>
      </w:divBdr>
    </w:div>
    <w:div w:id="1999189970">
      <w:bodyDiv w:val="1"/>
      <w:marLeft w:val="0"/>
      <w:marRight w:val="0"/>
      <w:marTop w:val="0"/>
      <w:marBottom w:val="0"/>
      <w:divBdr>
        <w:top w:val="none" w:sz="0" w:space="0" w:color="auto"/>
        <w:left w:val="none" w:sz="0" w:space="0" w:color="auto"/>
        <w:bottom w:val="none" w:sz="0" w:space="0" w:color="auto"/>
        <w:right w:val="none" w:sz="0" w:space="0" w:color="auto"/>
      </w:divBdr>
    </w:div>
    <w:div w:id="2002614482">
      <w:bodyDiv w:val="1"/>
      <w:marLeft w:val="0"/>
      <w:marRight w:val="0"/>
      <w:marTop w:val="0"/>
      <w:marBottom w:val="0"/>
      <w:divBdr>
        <w:top w:val="none" w:sz="0" w:space="0" w:color="auto"/>
        <w:left w:val="none" w:sz="0" w:space="0" w:color="auto"/>
        <w:bottom w:val="none" w:sz="0" w:space="0" w:color="auto"/>
        <w:right w:val="none" w:sz="0" w:space="0" w:color="auto"/>
      </w:divBdr>
    </w:div>
    <w:div w:id="2016106703">
      <w:bodyDiv w:val="1"/>
      <w:marLeft w:val="0"/>
      <w:marRight w:val="0"/>
      <w:marTop w:val="0"/>
      <w:marBottom w:val="0"/>
      <w:divBdr>
        <w:top w:val="none" w:sz="0" w:space="0" w:color="auto"/>
        <w:left w:val="none" w:sz="0" w:space="0" w:color="auto"/>
        <w:bottom w:val="none" w:sz="0" w:space="0" w:color="auto"/>
        <w:right w:val="none" w:sz="0" w:space="0" w:color="auto"/>
      </w:divBdr>
    </w:div>
    <w:div w:id="2025158423">
      <w:bodyDiv w:val="1"/>
      <w:marLeft w:val="0"/>
      <w:marRight w:val="0"/>
      <w:marTop w:val="0"/>
      <w:marBottom w:val="0"/>
      <w:divBdr>
        <w:top w:val="none" w:sz="0" w:space="0" w:color="auto"/>
        <w:left w:val="none" w:sz="0" w:space="0" w:color="auto"/>
        <w:bottom w:val="none" w:sz="0" w:space="0" w:color="auto"/>
        <w:right w:val="none" w:sz="0" w:space="0" w:color="auto"/>
      </w:divBdr>
      <w:divsChild>
        <w:div w:id="671955792">
          <w:marLeft w:val="0"/>
          <w:marRight w:val="0"/>
          <w:marTop w:val="0"/>
          <w:marBottom w:val="0"/>
          <w:divBdr>
            <w:top w:val="none" w:sz="0" w:space="0" w:color="auto"/>
            <w:left w:val="none" w:sz="0" w:space="0" w:color="auto"/>
            <w:bottom w:val="none" w:sz="0" w:space="0" w:color="auto"/>
            <w:right w:val="none" w:sz="0" w:space="0" w:color="auto"/>
          </w:divBdr>
          <w:divsChild>
            <w:div w:id="346061196">
              <w:marLeft w:val="0"/>
              <w:marRight w:val="0"/>
              <w:marTop w:val="0"/>
              <w:marBottom w:val="0"/>
              <w:divBdr>
                <w:top w:val="none" w:sz="0" w:space="0" w:color="auto"/>
                <w:left w:val="none" w:sz="0" w:space="0" w:color="auto"/>
                <w:bottom w:val="none" w:sz="0" w:space="0" w:color="auto"/>
                <w:right w:val="none" w:sz="0" w:space="0" w:color="auto"/>
              </w:divBdr>
              <w:divsChild>
                <w:div w:id="1782148564">
                  <w:marLeft w:val="0"/>
                  <w:marRight w:val="0"/>
                  <w:marTop w:val="0"/>
                  <w:marBottom w:val="0"/>
                  <w:divBdr>
                    <w:top w:val="none" w:sz="0" w:space="0" w:color="auto"/>
                    <w:left w:val="none" w:sz="0" w:space="0" w:color="auto"/>
                    <w:bottom w:val="none" w:sz="0" w:space="0" w:color="auto"/>
                    <w:right w:val="none" w:sz="0" w:space="0" w:color="auto"/>
                  </w:divBdr>
                  <w:divsChild>
                    <w:div w:id="622270899">
                      <w:marLeft w:val="0"/>
                      <w:marRight w:val="0"/>
                      <w:marTop w:val="0"/>
                      <w:marBottom w:val="0"/>
                      <w:divBdr>
                        <w:top w:val="none" w:sz="0" w:space="0" w:color="auto"/>
                        <w:left w:val="none" w:sz="0" w:space="0" w:color="auto"/>
                        <w:bottom w:val="none" w:sz="0" w:space="0" w:color="auto"/>
                        <w:right w:val="none" w:sz="0" w:space="0" w:color="auto"/>
                      </w:divBdr>
                      <w:divsChild>
                        <w:div w:id="1960263525">
                          <w:marLeft w:val="0"/>
                          <w:marRight w:val="0"/>
                          <w:marTop w:val="0"/>
                          <w:marBottom w:val="0"/>
                          <w:divBdr>
                            <w:top w:val="none" w:sz="0" w:space="0" w:color="auto"/>
                            <w:left w:val="none" w:sz="0" w:space="0" w:color="auto"/>
                            <w:bottom w:val="none" w:sz="0" w:space="0" w:color="auto"/>
                            <w:right w:val="none" w:sz="0" w:space="0" w:color="auto"/>
                          </w:divBdr>
                          <w:divsChild>
                            <w:div w:id="13442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996972">
      <w:bodyDiv w:val="1"/>
      <w:marLeft w:val="0"/>
      <w:marRight w:val="0"/>
      <w:marTop w:val="0"/>
      <w:marBottom w:val="0"/>
      <w:divBdr>
        <w:top w:val="none" w:sz="0" w:space="0" w:color="auto"/>
        <w:left w:val="none" w:sz="0" w:space="0" w:color="auto"/>
        <w:bottom w:val="none" w:sz="0" w:space="0" w:color="auto"/>
        <w:right w:val="none" w:sz="0" w:space="0" w:color="auto"/>
      </w:divBdr>
    </w:div>
    <w:div w:id="2041544245">
      <w:bodyDiv w:val="1"/>
      <w:marLeft w:val="0"/>
      <w:marRight w:val="0"/>
      <w:marTop w:val="0"/>
      <w:marBottom w:val="0"/>
      <w:divBdr>
        <w:top w:val="none" w:sz="0" w:space="0" w:color="auto"/>
        <w:left w:val="none" w:sz="0" w:space="0" w:color="auto"/>
        <w:bottom w:val="none" w:sz="0" w:space="0" w:color="auto"/>
        <w:right w:val="none" w:sz="0" w:space="0" w:color="auto"/>
      </w:divBdr>
    </w:div>
    <w:div w:id="2079668597">
      <w:bodyDiv w:val="1"/>
      <w:marLeft w:val="0"/>
      <w:marRight w:val="0"/>
      <w:marTop w:val="0"/>
      <w:marBottom w:val="0"/>
      <w:divBdr>
        <w:top w:val="none" w:sz="0" w:space="0" w:color="auto"/>
        <w:left w:val="none" w:sz="0" w:space="0" w:color="auto"/>
        <w:bottom w:val="none" w:sz="0" w:space="0" w:color="auto"/>
        <w:right w:val="none" w:sz="0" w:space="0" w:color="auto"/>
      </w:divBdr>
    </w:div>
    <w:div w:id="212199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urig.thomas@sheffield.ac.u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803C14-286A-46D8-B6BA-1F6CD5E41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16</Pages>
  <Words>20927</Words>
  <Characters>119284</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Edmunds</dc:creator>
  <cp:keywords/>
  <dc:description/>
  <cp:lastModifiedBy>Ethan Edmunds</cp:lastModifiedBy>
  <cp:revision>91</cp:revision>
  <cp:lastPrinted>2024-06-19T19:15:00Z</cp:lastPrinted>
  <dcterms:created xsi:type="dcterms:W3CDTF">2024-11-18T10:58:00Z</dcterms:created>
  <dcterms:modified xsi:type="dcterms:W3CDTF">2024-11-20T01:49:00Z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id="7rnDYpxE"/&gt;&lt;style id="http://www.zotero.org/styles/vancouver" locale="en-GB" hasBibliography="1" bibliographyStyleHasBeenSet="1"/&gt;&lt;prefs&gt;&lt;pref name="fieldType" value="Field"/&gt;&lt;/prefs&gt;&lt;/data&gt;</vt:lpwstr>
  </property>
</Properties>
</file>